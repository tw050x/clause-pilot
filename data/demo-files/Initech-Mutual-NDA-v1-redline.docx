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NON-DISCLOSURE AGREEMENT</w:t>
      </w:r>
    </w:p>
    <w:p>
      <w:pPr>
        <w:spacing w:after="120"/>
        <w:jc w:val="both"/>
      </w:pPr>
      <w:r>
        <w:t xml:space="preserve">This Agreement is made between PortSwigger Ltd, a company registered in England and Wales ("PortSwigger"), and Initech Software Ltd, a California corporation whose principal office is at 4120 Freidrich Lane, Austin, Texas ("Initech").</w:t>
      </w:r>
    </w:p>
    <w:p>
      <w:pPr>
        <w:pStyle w:val="Heading2"/>
        <w:spacing w:after="120" w:before="240"/>
      </w:pPr>
      <w:r>
        <w:rPr>
          <w:b/>
          <w:bCs/>
        </w:rPr>
        <w:t xml:space="preserve">1. DEFINITIONS AND PURPOSE</w:t>
      </w:r>
    </w:p>
    <w:p>
      <w:pPr>
        <w:spacing w:after="120"/>
        <w:jc w:val="both"/>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jc w:val="both"/>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jc w:val="both"/>
      </w:pPr>
      <w:commentRangeStart w:id="0"/>
      <w:r>
        <w:rPr>
          <w:b/>
          <w:bCs/>
        </w:rPr>
        <w:t xml:space="preserve">1.3 </w:t>
      </w:r>
      <w:del w:id="100" w:author="Initech Legal" w:date="2026-10-12T14:30:00Z">
        <w:r>
          <w:rPr>
            <w:b w:val="false"/>
            <w:bCs w:val="false"/>
          </w:rPr>
          <w:delText xml:space="preserve">Confidential Information does not include information that: (a) is or becomes publicly available other than through a breach of this Agreement; (b) was lawfully in the Recipient's possession before disclosure; (c) is lawfully received from a third party without restriction; or (d) is independently developed by the Recipient without use of </w:delText>
        </w:r>
      </w:del>
      <w:ins w:id="101" w:author="Initech Legal" w:date="2026-10-12T14:30:00Z">
        <w:r>
          <w:rPr>
            <w:b w:val="false"/>
            <w:bCs w:val="false"/>
          </w:rPr>
          <w:t xml:space="preserve">Information shall not be Confidential Information if it: (a) is or becomes public other than as a result of a breach of this Agreement; (b) was already lawfully held by the Recipient prior to disclosure; (c) is lawfully obtained from a third party who is free to disclose it; or (d) is developed independently by the Recipient without reference to </w:t>
        </w:r>
      </w:ins>
      <w:r>
        <w:t xml:space="preserve">the Discloser's Confidential Information.</w:t>
      </w:r>
      <w:commentRangeEnd w:id="0"/>
      <w:r>
        <w:commentReference w:id="0"/>
      </w:r>
    </w:p>
    <w:p>
      <w:pPr>
        <w:pStyle w:val="Heading2"/>
        <w:spacing w:after="120" w:before="240"/>
      </w:pPr>
      <w:r>
        <w:rPr>
          <w:b/>
          <w:bCs/>
        </w:rPr>
        <w:t xml:space="preserve">2. OBLIGATIONS</w:t>
      </w:r>
    </w:p>
    <w:p>
      <w:pPr>
        <w:spacing w:after="120"/>
        <w:jc w:val="both"/>
      </w:pPr>
      <w:r>
        <w:rPr>
          <w:b/>
          <w:bCs/>
        </w:rPr>
        <w:t xml:space="preserve">2.1 </w:t>
      </w:r>
      <w:r>
        <w:t xml:space="preserve">The Recipient shall: (a) keep the Discloser's Confidential Information confidential; (b) use it only for the Purpose; and (c) not disclose it to any person except its </w:t>
      </w:r>
      <w:commentRangeStart w:id="1"/>
      <w:ins w:id="102" w:author="Initech Legal" w:date="2026-10-12T14:30:00Z">
        <w:r>
          <w:rPr>
            <w:b w:val="false"/>
            <w:bCs w:val="false"/>
          </w:rPr>
          <w:t xml:space="preserve">and its Affiliates'</w:t>
        </w:r>
      </w:ins>
      <w:commentRangeEnd w:id="1"/>
      <w:ins w:id="103" w:author="Initech Legal" w:date="2026-10-12T14:30:00Z">
        <w:r>
          <w:rPr>
            <w:b w:val="false"/>
            <w:bCs w:val="false"/>
          </w:rPr>
          <w:t xml:space="preserve"> </w:t>
        </w:r>
      </w:ins>
      <w:r>
        <w:t xml:space="preserve">employees, officers, professional advisers and subcontractors who need to know it for the Purpose and who are bound by confidentiality obligations no less protective than those in this Agreement.</w:t>
      </w:r>
      <w:r>
        <w:commentReference w:id="1"/>
      </w:r>
    </w:p>
    <w:p>
      <w:pPr>
        <w:spacing w:after="120"/>
        <w:jc w:val="both"/>
      </w:pPr>
      <w:r>
        <w:rPr>
          <w:b/>
          <w:bCs/>
        </w:rPr>
        <w:t xml:space="preserve">2.2 </w:t>
      </w:r>
      <w:r>
        <w:t xml:space="preserve">The Recipient must protect the Discloser's Confidential Information with no less than the degree of care it applies to its own confidential information and, in any event, with at least reasonable care.</w:t>
      </w:r>
    </w:p>
    <w:p>
      <w:pPr>
        <w:spacing w:after="120"/>
        <w:jc w:val="both"/>
      </w:pPr>
      <w:r>
        <w:rPr>
          <w:b/>
          <w:bCs/>
        </w:rPr>
        <w:t xml:space="preserve">2.3 </w:t>
      </w:r>
      <w:r>
        <w:t xml:space="preserve">The Recipient may disclose Confidential Information to the extent required by law, regulation or a court of competent jurisdiction, provided that, where legally permitted, it gives the Discloser prompt written notice and reasonable assistance to seek a protective order.</w:t>
      </w:r>
    </w:p>
    <w:p>
      <w:pPr>
        <w:spacing w:after="120"/>
        <w:jc w:val="both"/>
      </w:pPr>
      <w:ins w:id="104" w:author="Initech Legal" w:date="2026-10-12T14:30:00Z">
        <w:r>
          <w:rPr>
            <w:b/>
            <w:bCs/>
          </w:rPr>
          <w:t xml:space="preserve">2.4 </w:t>
        </w:r>
      </w:ins>
      <w:ins w:id="105" w:author="Initech Legal" w:date="2026-10-12T14:30:00Z">
        <w:r>
          <w:rPr>
            <w:b w:val="false"/>
            <w:bCs w:val="false"/>
          </w:rPr>
          <w:t xml:space="preserve">Notwithstanding clause 2.1, either party shall be </w:t>
        </w:r>
      </w:ins>
      <w:commentRangeStart w:id="2"/>
      <w:ins w:id="106" w:author="Initech Legal" w:date="2026-10-12T14:30:00Z">
        <w:r>
          <w:rPr>
            <w:b w:val="false"/>
            <w:bCs w:val="false"/>
          </w:rPr>
          <w:t xml:space="preserve">free to use for any purpose the Residuals</w:t>
        </w:r>
      </w:ins>
      <w:commentRangeEnd w:id="2"/>
      <w:ins w:id="107" w:author="Initech Legal" w:date="2026-10-12T14:30:00Z">
        <w:r>
          <w:rPr>
            <w:b w:val="false"/>
            <w:bCs w:val="false"/>
          </w:rPr>
          <w:t xml:space="preserve"> resulting from access to or work with the Confidential Information of the other party. "Residuals" means information in non-tangible form which may be retained in the unaided memory of persons who have had access to the Confidential Information.</w:t>
        </w:r>
      </w:ins>
      <w:r>
        <w:commentReference w:id="2"/>
      </w:r>
    </w:p>
    <w:p>
      <w:pPr>
        <w:pStyle w:val="Heading2"/>
        <w:spacing w:after="120" w:before="240"/>
      </w:pPr>
      <w:r>
        <w:rPr>
          <w:b/>
          <w:bCs/>
        </w:rPr>
        <w:t xml:space="preserve">3. RETURN AND OWNERSHIP</w:t>
      </w:r>
    </w:p>
    <w:p>
      <w:pPr>
        <w:spacing w:after="120"/>
        <w:jc w:val="both"/>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p>
    <w:p>
      <w:pPr>
        <w:spacing w:after="120"/>
        <w:jc w:val="both"/>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jc w:val="both"/>
      </w:pPr>
      <w:del w:id="108" w:author="Initech Legal" w:date="2026-10-12T14:30:00Z">
        <w:r>
          <w:rPr>
            <w:b/>
            <w:bCs/>
          </w:rPr>
          <w:delText xml:space="preserve">3.3 </w:delText>
        </w:r>
      </w:del>
      <w:del w:id="109" w:author="Initech Legal" w:date="2026-10-12T14:30:00Z">
        <w:r>
          <w:rPr>
            <w:b w:val="false"/>
            <w:bCs w:val="false"/>
          </w:rPr>
          <w:delText xml:space="preserve">Confidential Information is provided "as is". The Discloser gives no warranty as to its accuracy or completeness.</w:delText>
        </w:r>
      </w:del>
    </w:p>
    <w:p>
      <w:pPr>
        <w:pStyle w:val="Heading2"/>
        <w:spacing w:after="120" w:before="240"/>
      </w:pPr>
      <w:r>
        <w:rPr>
          <w:b/>
          <w:bCs/>
        </w:rPr>
        <w:t xml:space="preserve">4. TERM</w:t>
      </w:r>
    </w:p>
    <w:p>
      <w:pPr>
        <w:spacing w:after="120"/>
        <w:jc w:val="both"/>
      </w:pPr>
      <w:r>
        <w:rPr>
          <w:b/>
          <w:bCs/>
        </w:rPr>
        <w:t xml:space="preserve">4.1 </w:t>
      </w:r>
      <w:r>
        <w:t xml:space="preserve">This Agreement starts on the date of last signature and continues for two (2) years. The obligations in this Agreement shall continue for </w:t>
      </w:r>
      <w:del w:id="110" w:author="Initech Legal" w:date="2026-10-12T14:30:00Z">
        <w:r>
          <w:rPr>
            <w:b w:val="false"/>
            <w:bCs w:val="false"/>
          </w:rPr>
          <w:delText xml:space="preserve">three (3) </w:delText>
        </w:r>
      </w:del>
      <w:commentRangeStart w:id="3"/>
      <w:ins w:id="111" w:author="Initech Legal" w:date="2026-10-12T14:30:00Z">
        <w:r>
          <w:rPr>
            <w:b w:val="false"/>
            <w:bCs w:val="false"/>
          </w:rPr>
          <w:t xml:space="preserve">five (5) </w:t>
        </w:r>
      </w:ins>
      <w:r>
        <w:t xml:space="preserve">years</w:t>
      </w:r>
      <w:commentRangeEnd w:id="3"/>
      <w:r>
        <w:t xml:space="preserve"> from the date of termination or expiry, except in relation to trade secrets, which shall be protected for as long as they remain trade secrets.</w:t>
      </w:r>
      <w:r>
        <w:commentReference w:id="3"/>
      </w:r>
    </w:p>
    <w:p>
      <w:pPr>
        <w:pStyle w:val="Heading2"/>
        <w:spacing w:after="120" w:before="240"/>
      </w:pPr>
      <w:r>
        <w:rPr>
          <w:b/>
          <w:bCs/>
        </w:rPr>
        <w:t xml:space="preserve">5. GENERAL</w:t>
      </w:r>
    </w:p>
    <w:p>
      <w:pPr>
        <w:spacing w:after="120"/>
        <w:jc w:val="both"/>
      </w:pPr>
      <w:r>
        <w:rPr>
          <w:b/>
          <w:bCs/>
        </w:rPr>
        <w:t xml:space="preserve">5.1 </w:t>
      </w:r>
      <w:r>
        <w:t xml:space="preserve">Each party acknowledges that damages alone may not be an adequate remedy for breach of this Agreement and that the Discloser shall be entitled to seek injunctive relief or specific performance.</w:t>
      </w:r>
    </w:p>
    <w:p>
      <w:pPr>
        <w:spacing w:after="120"/>
        <w:jc w:val="both"/>
      </w:pPr>
      <w:r>
        <w:rPr>
          <w:b/>
          <w:bCs/>
        </w:rPr>
        <w:t xml:space="preserve">5.2 </w:t>
      </w:r>
      <w:r>
        <w:t xml:space="preserve">Nothing in this Agreement obliges either party to enter into any further agreement or transaction.</w:t>
      </w:r>
    </w:p>
    <w:p>
      <w:pPr>
        <w:spacing w:after="120"/>
        <w:jc w:val="both"/>
      </w:pPr>
      <w:r>
        <w:rPr>
          <w:b/>
          <w:bCs/>
        </w:rPr>
        <w:t xml:space="preserve">5.3 </w:t>
      </w:r>
      <w:r>
        <w:t xml:space="preserve">This Agreement constitutes the entire agreement between the parties relating to its subject matter and supersedes all prior agreements, arrangements and understandings between them relating to that subject matter.</w:t>
      </w:r>
    </w:p>
    <w:p>
      <w:pPr>
        <w:spacing w:after="120"/>
        <w:jc w:val="both"/>
      </w:pPr>
      <w:r>
        <w:rPr>
          <w:b/>
          <w:bCs/>
        </w:rPr>
        <w:t xml:space="preserve">5.4 </w:t>
      </w:r>
      <w:r>
        <w:t xml:space="preserve">Neither party may assign or transfer this Agreement without the prior written consent of the other party, except that either party may assign this Agreement to a member of its group or to a successor to all or substantially all of its business.</w:t>
      </w:r>
    </w:p>
    <w:p>
      <w:pPr>
        <w:spacing w:after="120"/>
        <w:jc w:val="both"/>
      </w:pPr>
      <w:r>
        <w:rPr>
          <w:b/>
          <w:bCs/>
        </w:rPr>
        <w:t xml:space="preserve">5.5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jc w:val="both"/>
      </w:pPr>
      <w:r>
        <w:rPr>
          <w:b/>
          <w:bCs/>
        </w:rPr>
        <w:t xml:space="preserve">5.6 </w:t>
      </w:r>
      <w:r>
        <w:t xml:space="preserve">A person who is not a party to this Agreement has no right under the Contracts (Rights of Third Parties) Act 1999 to enforce any of its terms.</w:t>
      </w:r>
    </w:p>
    <w:p>
      <w:pPr>
        <w:spacing w:after="120"/>
        <w:jc w:val="both"/>
      </w:pPr>
      <w:r>
        <w:rPr>
          <w:b/>
          <w:bCs/>
        </w:rPr>
        <w:t xml:space="preserve">5.7 </w:t>
      </w:r>
      <w:r>
        <w:t xml:space="preserve">This Agreement may be executed in any number of counterparts, each of which is an original and all of which together constitute one agreement. Electronic signatures are valid and binding.</w:t>
      </w:r>
    </w:p>
    <w:p>
      <w:pPr>
        <w:spacing w:after="120"/>
        <w:jc w:val="both"/>
      </w:pPr>
      <w:r>
        <w:rPr>
          <w:b/>
          <w:bCs/>
        </w:rPr>
        <w:t xml:space="preserve">5.8 </w:t>
      </w:r>
      <w:r>
        <w:t xml:space="preserve">This Agreement and any dispute or claim arising out of or in connection with it shall be governed by </w:t>
      </w:r>
      <w:commentRangeStart w:id="4"/>
      <w:r>
        <w:t xml:space="preserve">the </w:t>
      </w:r>
      <w:del w:id="112" w:author="Initech Legal" w:date="2026-10-12T14:30:00Z">
        <w:r>
          <w:rPr>
            <w:b w:val="false"/>
            <w:bCs w:val="false"/>
          </w:rPr>
          <w:delText xml:space="preserve">law of England and Wales.</w:delText>
        </w:r>
      </w:del>
      <w:ins w:id="113" w:author="Initech Legal" w:date="2026-10-12T14:30:00Z">
        <w:r>
          <w:rPr>
            <w:b w:val="false"/>
            <w:bCs w:val="false"/>
          </w:rPr>
          <w:t xml:space="preserve">laws of the State of New York</w:t>
        </w:r>
      </w:ins>
      <w:commentRangeEnd w:id="4"/>
      <w:ins w:id="114" w:author="Initech Legal" w:date="2026-10-12T14:30:00Z">
        <w:r>
          <w:rPr>
            <w:b w:val="false"/>
            <w:bCs w:val="false"/>
          </w:rPr>
          <w:t xml:space="preserve">.</w:t>
        </w:r>
      </w:ins>
      <w:r>
        <w:commentReference w:id="4"/>
      </w:r>
    </w:p>
    <w:p>
      <w:pPr>
        <w:spacing w:after="120"/>
        <w:jc w:val="both"/>
      </w:pPr>
      <w:r>
        <w:rPr>
          <w:b/>
          <w:bCs/>
        </w:rPr>
        <w:t xml:space="preserve">5.9 </w:t>
      </w:r>
      <w:r>
        <w:t xml:space="preserve">The </w:t>
      </w:r>
      <w:del w:id="115" w:author="Initech Legal" w:date="2026-10-12T14:30:00Z">
        <w:r>
          <w:rPr>
            <w:b w:val="false"/>
            <w:bCs w:val="false"/>
          </w:rPr>
          <w:delText xml:space="preserve">courts of England and Wales </w:delText>
        </w:r>
      </w:del>
      <w:ins w:id="116" w:author="Initech Legal" w:date="2026-10-12T14:30:00Z">
        <w:r>
          <w:rPr>
            <w:b w:val="false"/>
            <w:bCs w:val="false"/>
          </w:rPr>
          <w:t xml:space="preserve">state and federal courts located in New York County, New York </w:t>
        </w:r>
      </w:ins>
      <w:r>
        <w:t xml:space="preserve">shall have exclusive jurisdiction to settle any dispute or claim arising out of or in connection with this Agreement.</w:t>
      </w:r>
    </w:p>
    <w:p>
      <w:pPr>
        <w:spacing w:after="120"/>
        <w:jc w:val="both"/>
      </w:pPr>
      <w:ins w:id="117" w:author="Initech Legal" w:date="2026-10-12T14:30:00Z">
        <w:r>
          <w:rPr>
            <w:b/>
            <w:bCs/>
          </w:rPr>
          <w:t xml:space="preserve">5.10 </w:t>
        </w:r>
      </w:ins>
      <w:ins w:id="118" w:author="Initech Legal" w:date="2026-10-12T14:30:00Z">
        <w:r>
          <w:rPr>
            <w:b w:val="false"/>
            <w:bCs w:val="false"/>
          </w:rPr>
          <w:t xml:space="preserve">Non-solicitation. During the term of this Agreement and for eighteen (18) months after it ends, PortSwigger shall not directly or indirectly solicit, employ or engage any employee of Initech with whom it has had contact in connection with the Purpose.</w:t>
        </w:r>
      </w:ins>
    </w:p>
    <w:p>
      <w:pPr>
        <w:spacing w:after="120"/>
        <w:jc w:val="both"/>
      </w:pPr>
      <w:r>
        <w:t xml:space="preserve">Signed for and on behalf of PortSwigger Ltd by [Authorised Signatory], Director. Signed for and on behalf of Initech Software Ltd by Priya Nair, General Counsel.</w:t>
      </w:r>
    </w:p>
    <w:sectPr>
      <w:pgSz w:w="11906" w:h="16838" w:orient="portrait"/>
      <w:pgMar w:top="1440" w:right="1440" w:bottom="1440" w:left="1440"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Initech Legal" w:date="2026-10-12T14:30:00.000Z">
    <w:p>
      <w:r>
        <w:t xml:space="preserve">Tidied the drafting; no change in substance intended.</w:t>
      </w:r>
    </w:p>
  </w:comment>
  <w:comment w:id="1" w:author="Initech Legal" w:date="2026-10-12T14:30:00.000Z">
    <w:p>
      <w:r>
        <w:t xml:space="preserve">Our engineering team sits in a subsidiary, so Affiliates need access.</w:t>
      </w:r>
    </w:p>
  </w:comment>
  <w:comment w:id="2" w:author="Initech Legal" w:date="2026-10-12T14:30:00.000Z">
    <w:p>
      <w:r>
        <w:t xml:space="preserve">Standard in all Initech NDAs: our engineers cannot unlearn what they have seen.</w:t>
      </w:r>
    </w:p>
  </w:comment>
  <w:comment w:id="3" w:author="Initech Legal" w:date="2026-10-12T14:30:00.000Z">
    <w:p>
      <w:r>
        <w:t xml:space="preserve">Our board requires a five-year term for all supplier NDAs.</w:t>
      </w:r>
    </w:p>
  </w:comment>
  <w:comment w:id="4" w:author="Initech Legal" w:date="2026-10-12T14:30:00.000Z">
    <w:p>
      <w:r>
        <w:t xml:space="preserve">We contract under New York law as standard.</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Initech Legal</dc:creator>
  <cp:lastModifiedBy>Un-named</cp:lastModifiedBy>
  <cp:revision>1</cp:revision>
  <dcterms:created xsi:type="dcterms:W3CDTF">2026-10-19T23:29:36.097Z</dcterms:created>
  <dcterms:modified xsi:type="dcterms:W3CDTF">2026-10-19T23:29:36.097Z</dcterms:modified>
</cp:coreProperties>
</file>

<file path=docProps/custom.xml><?xml version="1.0" encoding="utf-8"?>
<Properties xmlns="http://schemas.openxmlformats.org/officeDocument/2006/custom-properties" xmlns:vt="http://schemas.openxmlformats.org/officeDocument/2006/docPropsVTypes"/>
</file>