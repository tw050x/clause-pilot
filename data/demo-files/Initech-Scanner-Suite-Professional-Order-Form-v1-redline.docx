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SCANNER SUITE PROFESSIONAL ORDER FORM</w:t>
      </w:r>
    </w:p>
    <w:p>
      <w:pPr>
        <w:spacing w:after="120"/>
        <w:jc w:val="both"/>
      </w:pPr>
      <w:r>
        <w:t xml:space="preserve">This Order Form is made between Example Ltd, a company registered in England and Wales ("Example"), and Initech Software Ltd, a California corporation whose principal office is at 4120 Freidrich Lane, Austin, Texas (the "Customer").</w:t>
      </w:r>
    </w:p>
    <w:p>
      <w:pPr>
        <w:spacing w:after="120"/>
        <w:jc w:val="both"/>
      </w:pPr>
      <w:r>
        <w:t xml:space="preserve">Software: Scanner Suite Professional. Licensed users or agents: 12 named users. Fees: USD 5,940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Example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Example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Example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r>
        <w:rPr>
          <w:b/>
          <w:bCs/>
        </w:rPr>
        <w:t xml:space="preserve">3.1 </w:t>
      </w:r>
      <w:r>
        <w:t xml:space="preserve">The Subscription Term is twelve (12) months from the Start Date. The subscription shall renew for successive twelve (12) month periods unless either party gives at least thirty (30) days' written notice before the end of the then-current term.</w:t>
      </w:r>
    </w:p>
    <w:p>
      <w:pPr>
        <w:spacing w:after="120"/>
        <w:jc w:val="both"/>
      </w:pPr>
      <w:r>
        <w:rPr>
          <w:b/>
          <w:bCs/>
        </w:rPr>
        <w:t xml:space="preserve">3.2 </w:t>
      </w:r>
      <w:r>
        <w:t xml:space="preserve">The Customer shall pay the Fees within thirty (30) days of the date of invoice. Fees are exclusive of VAT and other applicable taxes. Example may change the Fees for any renewal term by giving at least sixty (60) days' written notice before the renewal date.</w:t>
      </w:r>
    </w:p>
    <w:p>
      <w:pPr>
        <w:spacing w:after="120"/>
        <w:jc w:val="both"/>
      </w:pPr>
      <w:r>
        <w:rPr>
          <w:b/>
          <w:bCs/>
        </w:rPr>
        <w:t xml:space="preserve">3.3 </w:t>
      </w:r>
      <w:r>
        <w:t xml:space="preserve">If the Customer fails to pay any undisputed amount by the due date, Example may charge interest at </w:t>
      </w:r>
      <w:del w:id="100" w:author="Initech Legal" w:date="2026-09-08T11:00:00Z">
        <w:r>
          <w:rPr>
            <w:b w:val="false"/>
            <w:bCs w:val="false"/>
          </w:rPr>
          <w:delText xml:space="preserve">4% </w:delText>
        </w:r>
      </w:del>
      <w:ins w:id="101" w:author="Initech Legal" w:date="2026-09-08T11:00:00Z">
        <w:r>
          <w:rPr>
            <w:b w:val="false"/>
            <w:bCs w:val="false"/>
          </w:rPr>
          <w:t xml:space="preserve">2% </w:t>
        </w:r>
      </w:ins>
      <w:r>
        <w:t xml:space="preserve">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Example warrants that the Software will </w:t>
      </w:r>
      <w:commentRangeStart w:id="0"/>
      <w:r>
        <w:t xml:space="preserve">perform materially in accordance with its documentation</w:t>
      </w:r>
      <w:commentRangeEnd w:id="0"/>
      <w:r>
        <w:t xml:space="preserve">. The Customer's sole remedy for breach of this warranty is for Example to use reasonable efforts to correct the non-conformity or, failing that, to refund the Fees paid for the remainder of the Subscription Term.</w:t>
      </w:r>
      <w:r>
        <w:commentReference w:id="0"/>
      </w:r>
    </w:p>
    <w:p>
      <w:pPr>
        <w:spacing w:after="120"/>
        <w:jc w:val="both"/>
      </w:pPr>
      <w:r>
        <w:rPr>
          <w:b/>
          <w:bCs/>
        </w:rPr>
        <w:t xml:space="preserve">4.2 </w:t>
      </w:r>
      <w:r>
        <w:t xml:space="preserve">Each party shall comply with applicable data protection law. To the extent Example processes personal data on the Customer's behalf, the parties shall comply with Example's Data Processing Addendum, which is incorporated by reference.</w:t>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the Fees paid or payable in the twelve (12) months preceding the event giving rise to the claim.</w:t>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Example shall defend the Customer against any third-party claim that the Customer's use of the Software in accordance with this Agreement infringes that third party's UK intellectual property rights, and shall pay any damages finally awarded, provided the Customer promptly notifies Example, allows Example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commentRangeStart w:id="1"/>
      <w:r>
        <w:rPr>
          <w:b/>
          <w:bCs/>
        </w:rPr>
        <w:t xml:space="preserve">6.2 </w:t>
      </w:r>
      <w:r>
        <w:t xml:space="preserve">Neither party shall use the other party's name or logo in any publicity without the other party's prior written </w:t>
      </w:r>
      <w:del w:id="102" w:author="Initech Legal" w:date="2026-09-08T11:00:00Z">
        <w:r>
          <w:rPr>
            <w:b w:val="false"/>
            <w:bCs w:val="false"/>
          </w:rPr>
          <w:delText xml:space="preserve">consent.</w:delText>
        </w:r>
      </w:del>
      <w:ins w:id="103" w:author="Initech Legal" w:date="2026-09-08T11:00:00Z">
        <w:r>
          <w:rPr>
            <w:b w:val="false"/>
            <w:bCs w:val="false"/>
          </w:rPr>
          <w:t xml:space="preserve">consent, except that Example may name the Customer in its list of customers.</w:t>
        </w:r>
      </w:ins>
      <w:commentRangeEnd w:id="1"/>
      <w:r>
        <w:commentReference w:id="1"/>
      </w:r>
    </w:p>
    <w:p>
      <w:pPr>
        <w:spacing w:after="120"/>
        <w:jc w:val="both"/>
      </w:pPr>
      <w:r>
        <w:rPr>
          <w:b/>
          <w:bCs/>
        </w:rPr>
        <w:t xml:space="preserve">6.3 </w:t>
      </w:r>
      <w:r>
        <w:t xml:space="preserve">On no more than one occasion in any twelve (12) month period and on at least thirty (30) days' written notice, Example may verify the Customer's compliance with the licence limits in this Order Form. The Customer shall provide reasonable information to enable this.</w:t>
      </w:r>
    </w:p>
    <w:p>
      <w:pPr>
        <w:spacing w:after="120"/>
        <w:jc w:val="both"/>
      </w:pPr>
      <w:r>
        <w:t xml:space="preserve">Signed for and on behalf of Example Ltd by [Authorised Signatory], Director. Signed for and on behalf of Initech Software Ltd by Bill Lumbergh, VP Operations.</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Initech Legal" w:date="2026-09-08T11:00:00.000Z">
    <w:p>
      <w:r>
        <w:t xml:space="preserve">Is the warranty period the whole Subscription Term?</w:t>
      </w:r>
    </w:p>
  </w:comment>
  <w:comment w:id="1" w:author="Initech Legal" w:date="2026-09-08T11:00:00.000Z">
    <w:p>
      <w:r>
        <w:t xml:space="preserve">Happy to be listed as a customer.</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Initech Legal</dc:creator>
  <cp:lastModifiedBy>Un-named</cp:lastModifiedBy>
  <cp:revision>1</cp:revision>
  <dcterms:created xsi:type="dcterms:W3CDTF">2026-10-19T23:39:14.626Z</dcterms:created>
  <dcterms:modified xsi:type="dcterms:W3CDTF">2026-10-19T23:39:14.626Z</dcterms:modified>
</cp:coreProperties>
</file>

<file path=docProps/custom.xml><?xml version="1.0" encoding="utf-8"?>
<Properties xmlns="http://schemas.openxmlformats.org/officeDocument/2006/custom-properties" xmlns:vt="http://schemas.openxmlformats.org/officeDocument/2006/docPropsVTypes"/>
</file>