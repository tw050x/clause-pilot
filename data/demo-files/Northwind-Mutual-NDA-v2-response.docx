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Northwind Logistics Ltd, a Delaware corporation whose principal office is at 200 Harbor Drive, Boston, Massachusetts ("Northwind").</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r>
        <w:rPr>
          <w:b/>
          <w:bCs/>
        </w:rPr>
        <w:t xml:space="preserve">1.3 </w:t>
      </w:r>
      <w:r>
        <w:t xml:space="preserve">Information shall not be Confidential Information if it: (a) is or becomes public other than as a result of a breach of this Agreement; (b) was already lawfully held by the Recipient prior to disclosure; (c) is lawfully obtained from a third party who is free to disclose it; or (d) is developed independently by the Recipient without reference to the Discloser's Confidential Information.</w:t>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and its Affiliates' employees, officers, professional advisers and subcontractors who need to know it for the Purpose and who are bound by confidentiality obligations no less protective than those in this Agreement.</w:t>
      </w:r>
    </w:p>
    <w:p>
      <w:pPr>
        <w:spacing w:after="120"/>
        <w:jc w:val="both"/>
      </w:pPr>
      <w:r>
        <w:rPr>
          <w:b/>
          <w:bCs/>
        </w:rPr>
        <w:t xml:space="preserve">2.2 </w:t>
      </w:r>
      <w:r>
        <w:t xml:space="preserve">The Recipient must protect the Discloser's Confidential Information with no less than the degree of care it applies to its own confidential information and, in any event, with at least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w:t>
      </w:r>
      <w:commentRangeStart w:id="0"/>
      <w:r>
        <w:t xml:space="preserve">prompt written </w:t>
      </w:r>
      <w:del w:id="100" w:author="Northwind Legal" w:date="2026-10-20T10:15:00Z">
        <w:r>
          <w:rPr>
            <w:b w:val="false"/>
            <w:bCs w:val="false"/>
          </w:rPr>
          <w:delText xml:space="preserve">notice and reasonable assistance to seek a protective order.</w:delText>
        </w:r>
      </w:del>
      <w:ins w:id="101" w:author="Northwind Legal" w:date="2026-10-20T10:15:00Z">
        <w:r>
          <w:rPr>
            <w:b w:val="false"/>
            <w:bCs w:val="false"/>
          </w:rPr>
          <w:t xml:space="preserve">notice</w:t>
        </w:r>
      </w:ins>
      <w:commentRangeEnd w:id="0"/>
      <w:ins w:id="102" w:author="Northwind Legal" w:date="2026-10-20T10:15:00Z">
        <w:r>
          <w:rPr>
            <w:b w:val="false"/>
            <w:bCs w:val="false"/>
          </w:rPr>
          <w:t xml:space="preserve">.</w:t>
        </w:r>
      </w:ins>
      <w:r>
        <w:commentReference w:id="0"/>
      </w:r>
    </w:p>
    <w:p>
      <w:pPr>
        <w:spacing w:after="120"/>
        <w:jc w:val="both"/>
      </w:pPr>
      <w:ins w:id="103" w:author="Northwind Legal" w:date="2026-10-20T10:15:00Z">
        <w:r>
          <w:rPr>
            <w:b/>
            <w:bCs/>
          </w:rPr>
          <w:t xml:space="preserve">2.4 </w:t>
        </w:r>
      </w:ins>
      <w:ins w:id="104" w:author="Northwind Legal" w:date="2026-10-20T10:15:00Z">
        <w:r>
          <w:rPr>
            <w:b w:val="false"/>
            <w:bCs w:val="false"/>
          </w:rPr>
          <w:t xml:space="preserve">Notwithstanding clause 2.1, either party may use the Residuals resulting from access to the Confidential Information of the other party, provided that this clause grants no licence under any patent or copyright of the other party and </w:t>
        </w:r>
      </w:ins>
      <w:commentRangeStart w:id="1"/>
      <w:ins w:id="105" w:author="Northwind Legal" w:date="2026-10-20T10:15:00Z">
        <w:r>
          <w:rPr>
            <w:b w:val="false"/>
            <w:bCs w:val="false"/>
          </w:rPr>
          <w:t xml:space="preserve">does not apply to source code, security vulnerability information or personal data</w:t>
        </w:r>
      </w:ins>
      <w:commentRangeEnd w:id="1"/>
      <w:ins w:id="106" w:author="Northwind Legal" w:date="2026-10-20T10:15:00Z">
        <w:r>
          <w:rPr>
            <w:b w:val="false"/>
            <w:bCs w:val="false"/>
          </w:rPr>
          <w:t xml:space="preserve">. "Residuals" means general ideas, concepts and know-how retained in the unaided memory of persons who have had access to the Confidential Information.</w:t>
        </w:r>
      </w:ins>
      <w:r>
        <w:commentReference w:id="1"/>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r>
        <w:rPr>
          <w:b/>
          <w:bCs/>
        </w:rPr>
        <w:t xml:space="preserve">3.3 </w:t>
      </w:r>
      <w:r>
        <w:t xml:space="preserve">Confidential Information is provided "as is". The Discloser gives no warranty as to its accuracy or completeness.</w:t>
      </w:r>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four (4) years from the date of termination or expiry, except in relation to trade secrets, which shall be protected for as long as they remain trade secrets.</w:t>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w:t>
      </w:r>
      <w:commentRangeStart w:id="2"/>
      <w:r>
        <w:t xml:space="preserve">the law of England and Wales</w:t>
      </w:r>
      <w:commentRangeEnd w:id="2"/>
      <w:r>
        <w:t xml:space="preserve">.</w:t>
      </w:r>
      <w:r>
        <w:commentReference w:id="2"/>
      </w:r>
    </w:p>
    <w:p>
      <w:pPr>
        <w:spacing w:after="120"/>
        <w:jc w:val="both"/>
      </w:pPr>
      <w:r>
        <w:rPr>
          <w:b/>
          <w:bCs/>
        </w:rPr>
        <w:t xml:space="preserve">5.9 </w:t>
      </w:r>
      <w:r>
        <w:t xml:space="preserve">The courts of England and Wales shall have </w:t>
      </w:r>
      <w:del w:id="107" w:author="Northwind Legal" w:date="2026-10-20T10:15:00Z">
        <w:r>
          <w:rPr>
            <w:b w:val="false"/>
            <w:bCs w:val="false"/>
          </w:rPr>
          <w:delText xml:space="preserve">exclusive </w:delText>
        </w:r>
      </w:del>
      <w:commentRangeStart w:id="3"/>
      <w:ins w:id="108" w:author="Northwind Legal" w:date="2026-10-20T10:15:00Z">
        <w:r>
          <w:rPr>
            <w:b w:val="false"/>
            <w:bCs w:val="false"/>
          </w:rPr>
          <w:t xml:space="preserve">non-exclusive </w:t>
        </w:r>
      </w:ins>
      <w:r>
        <w:t xml:space="preserve">jurisdiction</w:t>
      </w:r>
      <w:commentRangeEnd w:id="3"/>
      <w:r>
        <w:t xml:space="preserve"> to settle any dispute or claim arising out of or in connection with this Agreement.</w:t>
      </w:r>
      <w:r>
        <w:commentReference w:id="3"/>
      </w:r>
    </w:p>
    <w:p>
      <w:pPr>
        <w:spacing w:after="120"/>
        <w:jc w:val="both"/>
      </w:pPr>
      <w:commentRangeStart w:id="4"/>
      <w:ins w:id="109" w:author="Northwind Legal" w:date="2026-10-20T10:15:00Z">
        <w:r>
          <w:rPr>
            <w:b/>
            <w:bCs/>
          </w:rPr>
          <w:t xml:space="preserve">5.10 </w:t>
        </w:r>
      </w:ins>
      <w:ins w:id="110" w:author="Northwind Legal" w:date="2026-10-20T10:15:00Z">
        <w:r>
          <w:rPr>
            <w:b w:val="false"/>
            <w:bCs w:val="false"/>
          </w:rPr>
          <w:t xml:space="preserve">Anti-bribery. Each party shall comply with all applicable anti-bribery and anti-corruption laws, including the Bribery Act 2010 and the US Foreign Corrupt Practices Act, in connection with this Agreement.</w:t>
        </w:r>
      </w:ins>
      <w:commentRangeEnd w:id="4"/>
      <w:r>
        <w:commentReference w:id="4"/>
      </w:r>
    </w:p>
    <w:p>
      <w:pPr>
        <w:spacing w:after="120"/>
        <w:jc w:val="both"/>
      </w:pPr>
      <w:r>
        <w:t xml:space="preserve">Signed for and on behalf of PortSwigger Ltd by [Authorised Signatory], Director. Signed for and on behalf of Northwind Logistics Ltd by Dana Whitfield,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Northwind Legal" w:date="2026-10-20T10:15:00.000Z">
    <w:p>
      <w:r>
        <w:t xml:space="preserve">We will always give notice where we can, but we cannot commit to helping with protective orders.</w:t>
      </w:r>
    </w:p>
  </w:comment>
  <w:comment w:id="1" w:author="Northwind Legal" w:date="2026-10-20T10:15:00.000Z">
    <w:p>
      <w:r>
        <w:t xml:space="preserve">Narrowed in response to your comments: no patent or copyright licence, and it excludes source code, vulnerability details and personal data.</w:t>
      </w:r>
    </w:p>
  </w:comment>
  <w:comment w:id="2" w:author="Northwind Legal" w:date="2026-10-20T10:15:00.000Z">
    <w:p>
      <w:r>
        <w:t xml:space="preserve">English law is fine.</w:t>
      </w:r>
    </w:p>
  </w:comment>
  <w:comment w:id="3" w:author="Northwind Legal" w:date="2026-10-20T10:15:00.000Z">
    <w:p>
      <w:r>
        <w:t xml:space="preserve">We accept English courts, but we need to be able to enforce in the US as well.</w:t>
      </w:r>
    </w:p>
  </w:comment>
  <w:comment w:id="4" w:author="Northwind Legal" w:date="2026-10-20T10:15:00.000Z">
    <w:p>
      <w:r>
        <w:t xml:space="preserve">Our compliance team requires this in every agreement.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Northwind Legal</dc:creator>
  <cp:lastModifiedBy>Un-named</cp:lastModifiedBy>
  <cp:revision>1</cp:revision>
  <dcterms:created xsi:type="dcterms:W3CDTF">2026-10-19T23:25:41.542Z</dcterms:created>
  <dcterms:modified xsi:type="dcterms:W3CDTF">2026-10-19T23:25:41.542Z</dcterms:modified>
</cp:coreProperties>
</file>

<file path=docProps/custom.xml><?xml version="1.0" encoding="utf-8"?>
<Properties xmlns="http://schemas.openxmlformats.org/officeDocument/2006/custom-properties" xmlns:vt="http://schemas.openxmlformats.org/officeDocument/2006/docPropsVTypes"/>
</file>