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PAYMENT SERVICES AGREEMENT</w:t>
      </w:r>
    </w:p>
    <w:p>
      <w:pPr>
        <w:spacing w:after="160"/>
      </w:pPr>
      <w:r>
        <w:t xml:space="preserve">This Agreement is dated </w:t>
      </w:r>
      <w:r>
        <w:rPr>
          <w:b/>
          <w:bCs/>
        </w:rPr>
        <w:t xml:space="preserve">14 October 2026</w:t>
      </w:r>
      <w:r>
        <w:t xml:space="preserve"> and is made between:</w:t>
      </w:r>
    </w:p>
    <w:p>
      <w:pPr>
        <w:spacing w:after="160"/>
        <w:ind w:left="567" w:hanging="567"/>
      </w:pPr>
      <w:r>
        <w:t xml:space="preserve">(1)	</w:t>
      </w:r>
      <w:r>
        <w:rPr>
          <w:b/>
          <w:bCs/>
        </w:rPr>
        <w:t xml:space="preserve">Globex Retail Inc.</w:t>
      </w:r>
      <w:r>
        <w:br/>
        <w:t xml:space="preserve">(company number 09918203)</w:t>
      </w:r>
      <w:r>
        <w:br/>
        <w:t xml:space="preserve">30 Finsbury Square</w:t>
      </w:r>
      <w:r>
        <w:br/>
        <w:t xml:space="preserve">London EC2A 1AG</w:t>
      </w:r>
      <w:r>
        <w:br/>
        <w:t xml:space="preserve">United Kingdom</w:t>
      </w:r>
      <w:r>
        <w:br/>
        <w:t xml:space="preserve">("Globex")</w:t>
      </w:r>
    </w:p>
    <w:p>
      <w:pPr>
        <w:spacing w:after="160"/>
        <w:ind w:left="567" w:hanging="567"/>
      </w:pPr>
      <w:r>
        <w:t xml:space="preserve">(2)	</w:t>
      </w:r>
      <w:r>
        <w:rPr>
          <w:b/>
          <w:bCs/>
        </w:rPr>
        <w:t xml:space="preserve">Example Ltd</w:t>
      </w:r>
      <w:r>
        <w:br/>
        <w:t xml:space="preserve">(company number 05876422)</w:t>
      </w:r>
      <w:r>
        <w:br/>
        <w:t xml:space="preserve">Victoria Court, Bexton Road</w:t>
      </w:r>
      <w:r>
        <w:br/>
        <w:t xml:space="preserve">Knutsford WA16 0PF</w:t>
      </w:r>
      <w:r>
        <w:br/>
        <w:t xml:space="preserve">United Kingdom</w:t>
      </w:r>
      <w:r>
        <w:br/>
        <w:t xml:space="preserve">(the "Customer")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DEFINITIONS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</w:rPr>
        <w:t xml:space="preserve">"Services"</w:t>
      </w:r>
      <w:r>
        <w:t xml:space="preserve"> means the card payment processing and support services described in </w:t>
      </w:r>
      <w:r>
        <w:rPr>
          <w:i/>
          <w:iCs/>
        </w:rPr>
        <w:t xml:space="preserve">Schedule 1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20"/>
      </w:pPr>
      <w:r>
        <w:rPr>
          <w:b/>
          <w:bCs/>
        </w:rPr>
        <w:t xml:space="preserve">"Service Credits"</w:t>
      </w:r>
      <w:r>
        <w:t xml:space="preserve"> means the credits set out in the table in clause 3.2.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SERVICE LEVELS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Globex shall make the Services available </w:t>
      </w:r>
      <w:del w:id="1" w:author="Globex Legal" w:date="2026-10-14T10:00:00Z">
        <w:r>
          <w:delText xml:space="preserve">99.9%</w:delText>
        </w:r>
      </w:del>
      <w:ins w:id="2" w:author="Globex Legal" w:date="2026-10-14T10:00:00Z">
        <w:r>
          <w:t xml:space="preserve">99.5%</w:t>
        </w:r>
      </w:ins>
      <w:r>
        <w:t xml:space="preserve"> of the time in each calendar month, excluding </w:t>
      </w:r>
      <w:r>
        <w:rPr>
          <w:u w:val="single"/>
        </w:rPr>
        <w:t xml:space="preserve">Scheduled Maintenance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If Globex fails to meet a service level, the Customer may terminate on notice if the failure is not remedied within </w:t>
      </w:r>
      <w:commentRangeStart w:id="0"/>
      <w:del w:id="3" w:author="Globex Legal" w:date="2026-10-14T10:00:00Z">
        <w:r>
          <w:delText xml:space="preserve">thirty (30)</w:delText>
        </w:r>
      </w:del>
      <w:ins w:id="4" w:author="Globex Legal" w:date="2026-10-14T10:00:00Z">
        <w:r>
          <w:t xml:space="preserve">sixty (60)</w:t>
        </w:r>
      </w:ins>
      <w:commentRangeEnd w:id="0"/>
      <w:commentReference w:id="0"/>
      <w:r>
        <w:t xml:space="preserve"> days.</w:t>
      </w:r>
    </w:p>
    <w:p>
      <w:pPr>
        <w:pStyle w:val="ListParagraph"/>
        <w:numPr>
          <w:ilvl w:val="2"/>
          <w:numId w:val="2"/>
        </w:numPr>
        <w:spacing w:after="120"/>
      </w:pPr>
      <w:r>
        <w:t xml:space="preserve">This right is in addition to any Service Credits.</w:t>
      </w:r>
    </w:p>
    <w:p>
      <w:pPr>
        <w:pStyle w:val="ListParagraph"/>
        <w:numPr>
          <w:ilvl w:val="2"/>
          <w:numId w:val="2"/>
        </w:numPr>
        <w:spacing w:after="120"/>
      </w:pPr>
      <w:r>
        <w:t xml:space="preserve">This right may not be exercised more than once in any twelve-month period.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FEES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The Customer shall pay the fees in the table below, invoiced monthly in arrears.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Service Credits apply as follows: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EEF3F3" w:color="auto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shd w:fill="EEF3F3" w:color="auto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Monthly fee</w:t>
            </w:r>
          </w:p>
        </w:tc>
        <w:tc>
          <w:tcPr>
            <w:gridSpan w:val="2"/>
            <w:shd w:fill="EEF3F3" w:color="auto" w:val="clear"/>
          </w:tcPr>
          <w:p>
            <w:r>
              <w:rPr>
                <w:b/>
                <w:bCs/>
              </w:rPr>
              <w:t xml:space="preserve">Service Credit</w:t>
            </w:r>
          </w:p>
        </w:tc>
      </w:tr>
      <w:tr>
        <w:tc>
          <w:tcPr>
            <w:vMerge w:val="restart"/>
          </w:tcPr>
          <w:p>
            <w:r>
              <w:t xml:space="preserve">Payment processing</w:t>
            </w:r>
          </w:p>
        </w:tc>
        <w:tc>
          <w:p>
            <w:pPr>
              <w:jc w:val="right"/>
            </w:pPr>
            <w:r>
              <w:t xml:space="preserve">£4,500</w:t>
            </w:r>
          </w:p>
        </w:tc>
        <w:tc>
          <w:p>
            <w:r>
              <w:t xml:space="preserve">Below 99.5%</w:t>
            </w:r>
          </w:p>
        </w:tc>
        <w:tc>
          <w:p>
            <w:r>
              <w:t xml:space="preserve">5%</w:t>
            </w:r>
          </w:p>
        </w:tc>
      </w:tr>
      <w:tr>
        <w:tc>
          <w:tcPr>
            <w:vMerge w:val="continue"/>
          </w:tcPr>
          <w:p/>
        </w:tc>
        <w:tc>
          <w:p>
            <w:pPr>
              <w:jc w:val="right"/>
            </w:pPr>
            <w:del w:id="5" w:author="Globex Legal" w:date="2026-10-14T10:00:00Z">
              <w:r>
                <w:delText xml:space="preserve">£1,200</w:delText>
              </w:r>
            </w:del>
            <w:ins w:id="6" w:author="Globex Legal" w:date="2026-10-14T10:00:00Z">
              <w:r>
                <w:t xml:space="preserve">£1,450</w:t>
              </w:r>
            </w:ins>
          </w:p>
        </w:tc>
        <w:tc>
          <w:p>
            <w:r>
              <w:t xml:space="preserve">Below 99.0%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£5,950</w:t>
            </w:r>
          </w:p>
        </w:tc>
        <w:tc>
          <w:p>
            <w:r>
              <w:rPr>
                <w:b/>
                <w:bCs/>
              </w:rPr>
              <w:t xml:space="preserve">Cap</w:t>
            </w:r>
          </w:p>
        </w:tc>
        <w:tc>
          <w:p>
            <w:r>
              <w:t xml:space="preserve">20%</w:t>
            </w:r>
          </w:p>
        </w:tc>
      </w:tr>
    </w:tbl>
    <w:p>
      <w:pPr>
        <w:spacing w:before="24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LIABILITY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Each party's total liability under this Agreement in any contract year is limited to </w:t>
      </w:r>
      <w:del w:id="7" w:author="Globex Legal" w:date="2026-10-14T10:00:00Z">
        <w:r>
          <w:delText xml:space="preserve">150%</w:delText>
        </w:r>
      </w:del>
      <w:ins w:id="8" w:author="Globex Legal" w:date="2026-10-14T10:00:00Z">
        <w:r>
          <w:t xml:space="preserve">100%</w:t>
        </w:r>
      </w:ins>
      <w:r>
        <w:t xml:space="preserve"> of the fees paid in that year.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GOVERNING LAW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This Agreement is governed by the laws of England and Wales.</w:t>
      </w:r>
    </w:p>
    <w:p>
      <w:pPr>
        <w:tabs>
          <w:tab w:val="left" w:pos="4820"/>
        </w:tabs>
        <w:spacing w:before="480"/>
      </w:pPr>
      <w:r>
        <w:rPr>
          <w:b/>
          <w:bCs/>
        </w:rPr>
        <w:t xml:space="preserve">Signed for Globex Retail Inc.</w:t>
      </w:r>
      <w:r>
        <w:rPr>
          <w:b/>
          <w:bCs/>
        </w:rPr>
        <w:t xml:space="preserve">	Signed for Example Ltd</w:t>
      </w:r>
      <w:r>
        <w:br/>
        <w:t xml:space="preserve">Name: Jordan Ellis</w:t>
      </w:r>
      <w:r>
        <w:t xml:space="preserve">	Name: ______________________</w:t>
      </w:r>
      <w:r>
        <w:br/>
        <w:t xml:space="preserve">Title: General Counsel</w:t>
      </w:r>
      <w:r>
        <w:t xml:space="preserve">	Title: 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Globex Legal" w:date="2026-10-14T10:05:00.000Z">
    <w:p>
      <w:r>
        <w:t xml:space="preserve">Our release cycle needs a longer cure period.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F6B6B"/>
        <w:sz w:val="16"/>
        <w:szCs w:val="16"/>
      </w:rPr>
      <w:t xml:space="preserve">CONFIDENTIAL · GBX-PSA v5.1</w:t>
    </w:r>
    <w:r>
      <w:rPr>
        <w:color w:val="5F6B6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323850" cy="323850"/>
          <wp:effectExtent t="0" r="0" b="0" l="0"/>
          <wp:docPr id="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right"/>
    </w:pPr>
    <w:r>
      <w:rPr>
        <w:color w:val="5F6B6B"/>
        <w:sz w:val="16"/>
        <w:szCs w:val="16"/>
      </w:rPr>
      <w:t xml:space="preserve">Globex Retail Inc. · Payment Services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567"/>
      </w:pPr>
      <w:rPr>
        <w:b/>
        <w:bCs/>
      </w:rPr>
    </w:lvl>
    <w:lvl w:ilvl="1" w:tentative="1">
      <w:start w:val="1"/>
      <w:numFmt w:val="decimal"/>
      <w:lvlText w:val="%1.%2"/>
      <w:lvlJc w:val="left"/>
      <w:pPr>
        <w:ind w:left="567" w:hanging="567"/>
      </w:pPr>
    </w:lvl>
    <w:lvl w:ilvl="2" w:tentative="1">
      <w:start w:val="1"/>
      <w:numFmt w:val="lowerLetter"/>
      <w:lvlText w:val="(%3)"/>
      <w:lvlJc w:val="left"/>
      <w:pPr>
        <w:ind w:left="1134" w:hanging="56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5ef11e1ea6fa1841a7839b6cea29402db69a20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 Services Agreement</dc:title>
  <dc:creator>Globex Retail Inc.</dc:creator>
  <cp:lastModifiedBy>Un-named</cp:lastModifiedBy>
  <cp:revision>1</cp:revision>
  <dcterms:created xsi:type="dcterms:W3CDTF">2026-10-19T23:29:36.159Z</dcterms:created>
  <dcterms:modified xsi:type="dcterms:W3CDTF">2026-10-19T23:29:36.159Z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