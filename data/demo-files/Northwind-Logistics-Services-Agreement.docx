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LOGISTICS SERVICES AGREEMENT</w:t>
      </w:r>
    </w:p>
    <w:p>
      <w:pPr>
        <w:spacing w:after="160"/>
      </w:pPr>
      <w:r>
        <w:t xml:space="preserve">This Agreement is dated </w:t>
      </w:r>
      <w:r>
        <w:rPr>
          <w:b/>
          <w:bCs/>
        </w:rPr>
        <w:t xml:space="preserve">14 October 2026</w:t>
      </w:r>
      <w:r>
        <w:t xml:space="preserve"> and is made between:</w:t>
      </w:r>
    </w:p>
    <w:p>
      <w:pPr>
        <w:spacing w:after="160"/>
        <w:ind w:left="567" w:hanging="567"/>
      </w:pPr>
      <w:r>
        <w:t xml:space="preserve">(1)	</w:t>
      </w:r>
      <w:r>
        <w:rPr>
          <w:b/>
          <w:bCs/>
        </w:rPr>
        <w:t xml:space="preserve">Northwind Logistics Ltd</w:t>
      </w:r>
      <w:r>
        <w:br/>
        <w:t xml:space="preserve">(company number 04417736)</w:t>
      </w:r>
      <w:r>
        <w:br/>
        <w:t xml:space="preserve">1 Dockside Way</w:t>
      </w:r>
      <w:r>
        <w:br/>
        <w:t xml:space="preserve">Felixstowe IP11 3TW</w:t>
      </w:r>
      <w:r>
        <w:br/>
        <w:t xml:space="preserve">United Kingdom</w:t>
      </w:r>
      <w:r>
        <w:br/>
        <w:t xml:space="preserve">("Northwind")</w:t>
      </w:r>
    </w:p>
    <w:p>
      <w:pPr>
        <w:spacing w:after="160"/>
        <w:ind w:left="567" w:hanging="567"/>
      </w:pPr>
      <w:r>
        <w:t xml:space="preserve">(2)	</w:t>
      </w:r>
      <w:r>
        <w:rPr>
          <w:b/>
          <w:bCs/>
        </w:rPr>
        <w:t xml:space="preserve">PortSwigger Ltd</w:t>
      </w:r>
      <w:r>
        <w:br/>
        <w:t xml:space="preserve">(company number 05876422)</w:t>
      </w:r>
      <w:r>
        <w:br/>
        <w:t xml:space="preserve">Victoria Court, Bexton Road</w:t>
      </w:r>
      <w:r>
        <w:br/>
        <w:t xml:space="preserve">Knutsford WA16 0PF</w:t>
      </w:r>
      <w:r>
        <w:br/>
        <w:t xml:space="preserve">United Kingdom</w:t>
      </w:r>
      <w:r>
        <w:br/>
        <w:t xml:space="preserve">(the "Customer")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DEFINITIONS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"Services"</w:t>
      </w:r>
      <w:r>
        <w:t xml:space="preserve"> means the warehousing, fulfilment and delivery services described in </w:t>
      </w:r>
      <w:r>
        <w:rPr>
          <w:i/>
          <w:iCs/>
        </w:rPr>
        <w:t xml:space="preserve">Schedule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 Credits"</w:t>
      </w:r>
      <w:r>
        <w:t xml:space="preserve"> means the credits set out in the table in clause 3.2.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SERVICE LEVELS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Northwind shall make the Services available </w:t>
      </w:r>
      <w:del w:id="1" w:author="Northwind Legal" w:date="2026-10-14T10:00:00Z">
        <w:r>
          <w:delText xml:space="preserve">99.9%</w:delText>
        </w:r>
      </w:del>
      <w:ins w:id="2" w:author="Northwind Legal" w:date="2026-10-14T10:00:00Z">
        <w:r>
          <w:t xml:space="preserve">99.5%</w:t>
        </w:r>
      </w:ins>
      <w:r>
        <w:t xml:space="preserve"> of the time in each calendar month, excluding </w:t>
      </w:r>
      <w:r>
        <w:rPr>
          <w:u w:val="single"/>
        </w:rPr>
        <w:t xml:space="preserve">Scheduled Maintenance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If Northwind fails to meet a service level, the Customer may terminate on notice if the failure is not remedied within </w:t>
      </w:r>
      <w:commentRangeStart w:id="0"/>
      <w:del w:id="3" w:author="Northwind Legal" w:date="2026-10-14T10:00:00Z">
        <w:r>
          <w:delText xml:space="preserve">thirty (30)</w:delText>
        </w:r>
      </w:del>
      <w:ins w:id="4" w:author="Northwind Legal" w:date="2026-10-14T10:00:00Z">
        <w:r>
          <w:t xml:space="preserve">sixty (60)</w:t>
        </w:r>
      </w:ins>
      <w:commentRangeEnd w:id="0"/>
      <w:commentReference w:id="0"/>
      <w:r>
        <w:t xml:space="preserve"> days.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is in addition to any Service Credits.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may not be exercised more than once in any twelve-month period.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FEES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Customer shall pay the fees in the table below, invoiced monthly in arrears.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Service Credits apply as follows: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3F3" w:color="auto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EF3F3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Monthly fee</w:t>
            </w:r>
          </w:p>
        </w:tc>
        <w:tc>
          <w:tcPr>
            <w:gridSpan w:val="2"/>
            <w:shd w:fill="EEF3F3" w:color="auto" w:val="clear"/>
          </w:tcPr>
          <w:p>
            <w:r>
              <w:rPr>
                <w:b/>
                <w:bCs/>
              </w:rPr>
              <w:t xml:space="preserve">Service Credit</w:t>
            </w:r>
          </w:p>
        </w:tc>
      </w:tr>
      <w:tr>
        <w:tc>
          <w:tcPr>
            <w:vMerge w:val="restart"/>
          </w:tcPr>
          <w:p>
            <w:r>
              <w:t xml:space="preserve">Warehousing</w:t>
            </w:r>
          </w:p>
        </w:tc>
        <w:tc>
          <w:p>
            <w:pPr>
              <w:jc w:val="right"/>
            </w:pPr>
            <w:r>
              <w:t xml:space="preserve">£4,500</w:t>
            </w:r>
          </w:p>
        </w:tc>
        <w:tc>
          <w:p>
            <w:r>
              <w:t xml:space="preserve">Below 99.5%</w:t>
            </w:r>
          </w:p>
        </w:tc>
        <w:tc>
          <w:p>
            <w:r>
              <w:t xml:space="preserve">5%</w:t>
            </w:r>
          </w:p>
        </w:tc>
      </w:tr>
      <w:tr>
        <w:tc>
          <w:tcPr>
            <w:vMerge w:val="continue"/>
          </w:tcPr>
          <w:p/>
        </w:tc>
        <w:tc>
          <w:p>
            <w:pPr>
              <w:jc w:val="right"/>
            </w:pPr>
            <w:del w:id="5" w:author="Northwind Legal" w:date="2026-10-14T10:00:00Z">
              <w:r>
                <w:delText xml:space="preserve">£1,200</w:delText>
              </w:r>
            </w:del>
            <w:ins w:id="6" w:author="Northwind Legal" w:date="2026-10-14T10:00:00Z">
              <w:r>
                <w:t xml:space="preserve">£1,450</w:t>
              </w:r>
            </w:ins>
          </w:p>
        </w:tc>
        <w:tc>
          <w:p>
            <w:r>
              <w:t xml:space="preserve">Below 99.0%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£5,950</w:t>
            </w:r>
          </w:p>
        </w:tc>
        <w:tc>
          <w:p>
            <w:r>
              <w:rPr>
                <w:b/>
                <w:bCs/>
              </w:rPr>
              <w:t xml:space="preserve">Cap</w:t>
            </w:r>
          </w:p>
        </w:tc>
        <w:tc>
          <w:p>
            <w:r>
              <w:t xml:space="preserve">20%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LIABILITY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Each party's total liability under this Agreement in any contract year is limited to </w:t>
      </w:r>
      <w:del w:id="7" w:author="Northwind Legal" w:date="2026-10-14T10:00:00Z">
        <w:r>
          <w:delText xml:space="preserve">150%</w:delText>
        </w:r>
      </w:del>
      <w:ins w:id="8" w:author="Northwind Legal" w:date="2026-10-14T10:00:00Z">
        <w:r>
          <w:t xml:space="preserve">100%</w:t>
        </w:r>
      </w:ins>
      <w:r>
        <w:t xml:space="preserve"> of the fees paid in that year.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GOVERNING LAW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This Agreement is governed by the laws of England and Wales.</w:t>
      </w:r>
    </w:p>
    <w:p>
      <w:pPr>
        <w:tabs>
          <w:tab w:val="left" w:pos="4820"/>
        </w:tabs>
        <w:spacing w:before="480"/>
      </w:pPr>
      <w:r>
        <w:rPr>
          <w:b/>
          <w:bCs/>
        </w:rPr>
        <w:t xml:space="preserve">Signed for Northwind Logistics Ltd</w:t>
      </w:r>
      <w:r>
        <w:rPr>
          <w:b/>
          <w:bCs/>
        </w:rPr>
        <w:t xml:space="preserve">	Signed for PortSwigger Ltd</w:t>
      </w:r>
      <w:r>
        <w:br/>
        <w:t xml:space="preserve">Name: Jordan Ellis</w:t>
      </w:r>
      <w:r>
        <w:t xml:space="preserve">	Name: ______________________</w:t>
      </w:r>
      <w:r>
        <w:br/>
        <w:t xml:space="preserve">Title: General Counsel</w:t>
      </w:r>
      <w:r>
        <w:t xml:space="preserve">	Title: 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orthwind Legal" w:date="2026-10-14T10:05:00.000Z">
    <w:p>
      <w:r>
        <w:t xml:space="preserve">Our release cycle needs a longer cure period.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6B6B"/>
        <w:sz w:val="16"/>
        <w:szCs w:val="16"/>
      </w:rPr>
      <w:t xml:space="preserve">CONFIDENTIAL · NWL-LSA v1.4</w:t>
    </w:r>
    <w:r>
      <w:rPr>
        <w:color w:val="5F6B6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color w:val="5F6B6B"/>
        <w:sz w:val="16"/>
        <w:szCs w:val="16"/>
      </w:rPr>
      <w:t xml:space="preserve">Northwind Logistics Ltd · Logistics Services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  <w:rPr>
        <w:b/>
        <w:bCs/>
      </w:rPr>
    </w:lvl>
    <w:lvl w:ilvl="1" w:tentative="1">
      <w:start w:val="1"/>
      <w:numFmt w:val="decimal"/>
      <w:lvlText w:val="%1.%2"/>
      <w:lvlJc w:val="left"/>
      <w:pPr>
        <w:ind w:left="567" w:hanging="567"/>
      </w:pPr>
    </w:lvl>
    <w:lvl w:ilvl="2" w:tentative="1">
      <w:start w:val="1"/>
      <w:numFmt w:val="lowerLetter"/>
      <w:lvlText w:val="(%3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ef11e1ea6fa1841a7839b6cea29402db69a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Services Agreement</dc:title>
  <dc:creator>Northwind Logistics Ltd</dc:creator>
  <cp:lastModifiedBy>Un-named</cp:lastModifiedBy>
  <cp:revision>1</cp:revision>
  <dcterms:created xsi:type="dcterms:W3CDTF">2026-10-19T23:29:36.122Z</dcterms:created>
  <dcterms:modified xsi:type="dcterms:W3CDTF">2026-10-19T23:29:36.122Z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