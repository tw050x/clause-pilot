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BURP SUITE DAST ORDER FORM</w:t>
      </w:r>
    </w:p>
    <w:p>
      <w:pPr>
        <w:spacing w:after="120"/>
        <w:jc w:val="both"/>
      </w:pPr>
      <w:r>
        <w:t xml:space="preserve">This Order Form is made between PortSwigger Ltd, a company registered in England and Wales ("PortSwigger"), and Northwind Logistics Ltd, a company registered in England and Wales whose registered office is at 1 Dockside Way, Felixstowe (the "Customer").</w:t>
      </w:r>
    </w:p>
    <w:p>
      <w:pPr>
        <w:spacing w:after="120"/>
        <w:jc w:val="both"/>
      </w:pPr>
      <w:r>
        <w:t xml:space="preserve">Software: Burp Suite DAST. Licensed users or agents: 20 scanning agents. Fees: GBP 42,000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PortSwigger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PortSwigger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PortSwigger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commentRangeStart w:id="0"/>
      <w:r>
        <w:rPr>
          <w:b/>
          <w:bCs/>
        </w:rPr>
        <w:t xml:space="preserve">3.1 </w:t>
      </w:r>
      <w:r>
        <w:t xml:space="preserve">The Subscription Term is twelve (12) months from the Start Date. The subscription shall renew for successive twelve (12) month periods unless either party gives at least </w:t>
      </w:r>
      <w:del w:id="100" w:author="Northwind Legal" w:date="2026-10-19T09:30:00Z">
        <w:r>
          <w:rPr>
            <w:b w:val="false"/>
            <w:bCs w:val="false"/>
          </w:rPr>
          <w:delText xml:space="preserve">thirty (30) </w:delText>
        </w:r>
      </w:del>
      <w:ins w:id="101" w:author="Northwind Legal" w:date="2026-10-19T09:30:00Z">
        <w:r>
          <w:rPr>
            <w:b w:val="false"/>
            <w:bCs w:val="false"/>
          </w:rPr>
          <w:t xml:space="preserve">ninety (90) </w:t>
        </w:r>
      </w:ins>
      <w:r>
        <w:t xml:space="preserve">days' written notice before the end of the then-current term.</w:t>
      </w:r>
      <w:commentRangeEnd w:id="0"/>
      <w:r>
        <w:commentReference w:id="0"/>
      </w:r>
    </w:p>
    <w:p>
      <w:pPr>
        <w:spacing w:after="120"/>
        <w:jc w:val="both"/>
      </w:pPr>
      <w:commentRangeStart w:id="1"/>
      <w:r>
        <w:rPr>
          <w:b/>
          <w:bCs/>
        </w:rPr>
        <w:t xml:space="preserve">3.2 </w:t>
      </w:r>
      <w:r>
        <w:t xml:space="preserve">The Customer shall pay the Fees within thirty (30) days of the date of invoice. Fees are exclusive of VAT and other applicable taxes. </w:t>
      </w:r>
      <w:del w:id="102" w:author="Northwind Legal" w:date="2026-10-19T09:30:00Z">
        <w:r>
          <w:rPr>
            <w:b w:val="false"/>
            <w:bCs w:val="false"/>
          </w:rPr>
          <w:delText xml:space="preserve">PortSwigger may change </w:delText>
        </w:r>
      </w:del>
      <w:ins w:id="103" w:author="Northwind Legal" w:date="2026-10-19T09:30:00Z">
        <w:r>
          <w:rPr>
            <w:b w:val="false"/>
            <w:bCs w:val="false"/>
          </w:rPr>
          <w:t xml:space="preserve">Any increase in </w:t>
        </w:r>
      </w:ins>
      <w:r>
        <w:t xml:space="preserve">the Fees for </w:t>
      </w:r>
      <w:del w:id="104" w:author="Northwind Legal" w:date="2026-10-19T09:30:00Z">
        <w:r>
          <w:rPr>
            <w:b w:val="false"/>
            <w:bCs w:val="false"/>
          </w:rPr>
          <w:delText xml:space="preserve">any renewal term by giving at least sixty (60) days' written notice before the renewal date.</w:delText>
        </w:r>
      </w:del>
      <w:ins w:id="105" w:author="Northwind Legal" w:date="2026-10-19T09:30:00Z">
        <w:r>
          <w:rPr>
            <w:b w:val="false"/>
            <w:bCs w:val="false"/>
          </w:rPr>
          <w:t xml:space="preserve">a renewal term shall not exceed three per cent (3%).</w:t>
        </w:r>
      </w:ins>
      <w:commentRangeEnd w:id="1"/>
      <w:r>
        <w:commentReference w:id="1"/>
      </w:r>
    </w:p>
    <w:p>
      <w:pPr>
        <w:spacing w:after="120"/>
        <w:jc w:val="both"/>
      </w:pPr>
      <w:r>
        <w:rPr>
          <w:b/>
          <w:bCs/>
        </w:rPr>
        <w:t xml:space="preserve">3.3 </w:t>
      </w:r>
      <w:r>
        <w:t xml:space="preserve">If the Customer fails to pay any undisputed amount by the due date, PortSwigger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PortSwigger warrants that the Software will perform materially in accordance with its documentation. The Customer's sole remedy for breach of this warranty is for PortSwigger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PortSwigger processes personal data on the Customer's behalf, the parties shall comply with PortSwigger's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PortSwigger shall defend the Customer against any third-party claim that the Customer's use of the Software in accordance with this Agreement infringes that third party's </w:t>
      </w:r>
      <w:del w:id="106" w:author="Northwind Legal" w:date="2026-10-19T09:30:00Z">
        <w:r>
          <w:rPr>
            <w:b w:val="false"/>
            <w:bCs w:val="false"/>
          </w:rPr>
          <w:delText xml:space="preserve">UK intellectual property rights, </w:delText>
        </w:r>
      </w:del>
      <w:ins w:id="107" w:author="Northwind Legal" w:date="2026-10-19T09:30:00Z">
        <w:r>
          <w:rPr>
            <w:b w:val="false"/>
            <w:bCs w:val="false"/>
          </w:rPr>
          <w:t xml:space="preserve">intellectual property rights anywhere in the world, </w:t>
        </w:r>
      </w:ins>
      <w:r>
        <w:t xml:space="preserve">and shall pay any damages finally awarded, provided the Customer promptly notifies PortSwigger, allows PortSwigger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PortSwigger may verify the Customer's compliance with the licence limits in this Order Form. The Customer shall provide reasonable information to enable this.</w:t>
      </w:r>
    </w:p>
    <w:p>
      <w:pPr>
        <w:spacing w:after="120"/>
        <w:jc w:val="both"/>
      </w:pPr>
      <w:r>
        <w:t xml:space="preserve">Signed for and on behalf of PortSwigger Ltd by [Authorised Signatory], Director. Signed for and on behalf of Northwind Logistics Ltd by Tom Hale, Head of Procurement.</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Northwind Legal" w:date="2026-10-19T09:30:00.000Z">
    <w:p>
      <w:r>
        <w:t xml:space="preserve">Renewal is not automatic for us: we need 90 days.</w:t>
      </w:r>
    </w:p>
  </w:comment>
  <w:comment w:id="1" w:author="Northwind Legal" w:date="2026-10-19T09:30:00.000Z">
    <w:p>
      <w:r>
        <w:t xml:space="preserve">Please cap renewal increases.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Northwind Legal</dc:creator>
  <cp:lastModifiedBy>Un-named</cp:lastModifiedBy>
  <cp:revision>1</cp:revision>
  <dcterms:created xsi:type="dcterms:W3CDTF">2026-10-19T23:39:14.619Z</dcterms:created>
  <dcterms:modified xsi:type="dcterms:W3CDTF">2026-10-19T23:39:14.619Z</dcterms:modified>
</cp:coreProperties>
</file>

<file path=docProps/custom.xml><?xml version="1.0" encoding="utf-8"?>
<Properties xmlns="http://schemas.openxmlformats.org/officeDocument/2006/custom-properties" xmlns:vt="http://schemas.openxmlformats.org/officeDocument/2006/docPropsVTypes"/>
</file>