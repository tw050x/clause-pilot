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SCANNER SUITE ENTERPRISE ORDER FORM</w:t>
      </w:r>
    </w:p>
    <w:p>
      <w:pPr>
        <w:spacing w:after="120"/>
        <w:jc w:val="both"/>
      </w:pPr>
      <w:r>
        <w:t xml:space="preserve">This Order Form is made between Example Ltd, a company registered in England and Wales ("Example"), and Brightwater Robotics Inc., a Delaware corporation whose principal office is at 200 Harbor Drive, Boston, Massachusetts (the "Customer").</w:t>
      </w:r>
    </w:p>
    <w:p>
      <w:pPr>
        <w:spacing w:after="120"/>
        <w:jc w:val="both"/>
      </w:pPr>
      <w:r>
        <w:t xml:space="preserve">Software: Scanner Suite Enterprise. Licensed users or agents: 50 scanning agents. Fees: USD 98,000 per year, invoiced annually in advance. Start Date: the date of the last signature below.</w:t>
      </w:r>
    </w:p>
    <w:p>
      <w:pPr>
        <w:pStyle w:val="Heading2"/>
        <w:spacing w:after="120" w:before="240"/>
      </w:pPr>
      <w:r>
        <w:rPr>
          <w:b/>
          <w:bCs/>
        </w:rPr>
        <w:t xml:space="preserve">1. The Order Form</w:t>
      </w:r>
    </w:p>
    <w:p>
      <w:pPr>
        <w:spacing w:after="120"/>
        <w:jc w:val="both"/>
      </w:pPr>
      <w:r>
        <w:rPr>
          <w:b/>
          <w:bCs/>
        </w:rPr>
        <w:t xml:space="preserve">1.1 </w:t>
      </w:r>
      <w:r>
        <w:t xml:space="preserve">This Order Form is governed by and incorporates the Example Licence Terms (the "Terms"). In the event of conflict between this Order Form and the Terms, the Terms shall prevail unless this Order Form expressly states that a specific provision of the Terms is varied.</w:t>
      </w:r>
    </w:p>
    <w:p>
      <w:pPr>
        <w:pStyle w:val="Heading2"/>
        <w:spacing w:after="120" w:before="240"/>
      </w:pPr>
      <w:r>
        <w:rPr>
          <w:b/>
          <w:bCs/>
        </w:rPr>
        <w:t xml:space="preserve">2. Licence</w:t>
      </w:r>
    </w:p>
    <w:p>
      <w:pPr>
        <w:spacing w:after="120"/>
        <w:jc w:val="both"/>
      </w:pPr>
      <w:r>
        <w:rPr>
          <w:b/>
          <w:bCs/>
        </w:rPr>
        <w:t xml:space="preserve">2.1 </w:t>
      </w:r>
      <w:r>
        <w:t xml:space="preserve">Subject to payment of the Fees, Example grants the Customer a non-exclusive, non-transferable licence during the Subscription Term to use the Software for the number of users or agents set out in this Order Form, solely for the Customer's internal business purposes.</w:t>
      </w:r>
    </w:p>
    <w:p>
      <w:pPr>
        <w:spacing w:after="120"/>
        <w:jc w:val="both"/>
      </w:pPr>
      <w:r>
        <w:rPr>
          <w:b/>
          <w:bCs/>
        </w:rPr>
        <w:t xml:space="preserve">2.2 </w:t>
      </w:r>
      <w:r>
        <w:t xml:space="preserve">The Customer shall not: (a) copy, modify or create derivative works of the Software; (b) reverse engineer, decompile or disassemble the Software except as permitted by law; (c) sublicense, rent, lease or resell the Software; or (d) use the Software to test any system without the authorisation of its owner.</w:t>
      </w:r>
    </w:p>
    <w:p>
      <w:pPr>
        <w:spacing w:after="120"/>
        <w:jc w:val="both"/>
      </w:pPr>
      <w:r>
        <w:rPr>
          <w:b/>
          <w:bCs/>
        </w:rPr>
        <w:t xml:space="preserve">2.3 </w:t>
      </w:r>
      <w:r>
        <w:t xml:space="preserve">Example and its licensors own all intellectual property rights in the Software and documentation. Except for the licence expressly granted in this Order Form, no rights are granted to the Customer.</w:t>
      </w:r>
    </w:p>
    <w:p>
      <w:pPr>
        <w:pStyle w:val="Heading2"/>
        <w:spacing w:after="120" w:before="240"/>
      </w:pPr>
      <w:r>
        <w:rPr>
          <w:b/>
          <w:bCs/>
        </w:rPr>
        <w:t xml:space="preserve">3. Term and fees</w:t>
      </w:r>
    </w:p>
    <w:p>
      <w:pPr>
        <w:spacing w:after="120"/>
        <w:jc w:val="both"/>
      </w:pPr>
      <w:r>
        <w:rPr>
          <w:b/>
          <w:bCs/>
        </w:rPr>
        <w:t xml:space="preserve">3.1 </w:t>
      </w:r>
      <w:r>
        <w:t xml:space="preserve">The Subscription Term is twelve (12) months from the Start Date. The subscription shall renew for successive twelve (12) month periods unless either party gives at least thirty (30) days' written notice before the end of the then-current term.</w:t>
      </w:r>
    </w:p>
    <w:p>
      <w:pPr>
        <w:spacing w:after="120"/>
        <w:jc w:val="both"/>
      </w:pPr>
      <w:commentRangeStart w:id="0"/>
      <w:r>
        <w:rPr>
          <w:b/>
          <w:bCs/>
        </w:rPr>
        <w:t xml:space="preserve">3.2 </w:t>
      </w:r>
      <w:r>
        <w:t xml:space="preserve">The Customer shall pay the Fees within </w:t>
      </w:r>
      <w:del w:id="100" w:author="Brightwater Legal" w:date="2026-10-16T15:00:00Z">
        <w:r>
          <w:rPr>
            <w:b w:val="false"/>
            <w:bCs w:val="false"/>
          </w:rPr>
          <w:delText xml:space="preserve">thirty (30) days of the date of </w:delText>
        </w:r>
      </w:del>
      <w:ins w:id="101" w:author="Brightwater Legal" w:date="2026-10-16T15:00:00Z">
        <w:r>
          <w:rPr>
            <w:b w:val="false"/>
            <w:bCs w:val="false"/>
          </w:rPr>
          <w:t xml:space="preserve">forty-five (45) days of receipt of a valid </w:t>
        </w:r>
      </w:ins>
      <w:r>
        <w:t xml:space="preserve">invoice. Fees are exclusive of VAT and other applicable taxes. Example may change the Fees for any renewal term by giving at least sixty (60) days' written notice before the renewal date.</w:t>
      </w:r>
      <w:commentRangeEnd w:id="0"/>
      <w:r>
        <w:commentReference w:id="0"/>
      </w:r>
    </w:p>
    <w:p>
      <w:pPr>
        <w:spacing w:after="120"/>
        <w:jc w:val="both"/>
      </w:pPr>
      <w:r>
        <w:rPr>
          <w:b/>
          <w:bCs/>
        </w:rPr>
        <w:t xml:space="preserve">3.3 </w:t>
      </w:r>
      <w:r>
        <w:t xml:space="preserve">If the Customer fails to pay any undisputed amount by the due date, Example may charge interest at 4% per annum above the Bank of England base rate and, after giving fourteen (14) days' written notice, suspend access to the Software until payment is made.</w:t>
      </w:r>
    </w:p>
    <w:p>
      <w:pPr>
        <w:pStyle w:val="Heading2"/>
        <w:spacing w:after="120" w:before="240"/>
      </w:pPr>
      <w:r>
        <w:rPr>
          <w:b/>
          <w:bCs/>
        </w:rPr>
        <w:t xml:space="preserve">4. Warranty and data</w:t>
      </w:r>
    </w:p>
    <w:p>
      <w:pPr>
        <w:spacing w:after="120"/>
        <w:jc w:val="both"/>
      </w:pPr>
      <w:r>
        <w:rPr>
          <w:b/>
          <w:bCs/>
        </w:rPr>
        <w:t xml:space="preserve">4.1 </w:t>
      </w:r>
      <w:r>
        <w:t xml:space="preserve">Example warrants that the Software will perform materially in accordance with its documentation. The Customer's sole remedy for breach of this warranty is for Example to use reasonable efforts to correct the non-conformity or, failing that, to refund the Fees paid for the remainder of the Subscription Term.</w:t>
      </w:r>
    </w:p>
    <w:p>
      <w:pPr>
        <w:spacing w:after="120"/>
        <w:jc w:val="both"/>
      </w:pPr>
      <w:r>
        <w:rPr>
          <w:b/>
          <w:bCs/>
        </w:rPr>
        <w:t xml:space="preserve">4.2 </w:t>
      </w:r>
      <w:r>
        <w:t xml:space="preserve">Each party shall comply with applicable data protection law. To the extent Example processes personal data on the Customer's behalf, the parties shall comply with Example's Data Processing Addendum, which is incorporated by reference.</w:t>
      </w:r>
    </w:p>
    <w:p>
      <w:pPr>
        <w:spacing w:after="120"/>
        <w:jc w:val="both"/>
      </w:pPr>
      <w:commentRangeStart w:id="1"/>
      <w:ins w:id="102" w:author="Brightwater Legal" w:date="2026-10-16T15:00:00Z">
        <w:r>
          <w:rPr>
            <w:b/>
            <w:bCs/>
          </w:rPr>
          <w:t xml:space="preserve">4.3 </w:t>
        </w:r>
      </w:ins>
      <w:ins w:id="103" w:author="Brightwater Legal" w:date="2026-10-16T15:00:00Z">
        <w:r>
          <w:rPr>
            <w:b w:val="false"/>
            <w:bCs w:val="false"/>
          </w:rPr>
          <w:t xml:space="preserve">Example shall notify the Customer without undue delay, and in any event within forty-eight (48) hours, after becoming aware of any personal data breach affecting the Customer's data.</w:t>
        </w:r>
      </w:ins>
      <w:commentRangeEnd w:id="1"/>
      <w:r>
        <w:commentReference w:id="1"/>
      </w:r>
    </w:p>
    <w:p>
      <w:pPr>
        <w:pStyle w:val="Heading2"/>
        <w:spacing w:after="120" w:before="240"/>
      </w:pPr>
      <w:r>
        <w:rPr>
          <w:b/>
          <w:bCs/>
        </w:rPr>
        <w:t xml:space="preserve">5. Liability</w:t>
      </w:r>
    </w:p>
    <w:p>
      <w:pPr>
        <w:spacing w:after="120"/>
        <w:jc w:val="both"/>
      </w:pPr>
      <w:r>
        <w:rPr>
          <w:b/>
          <w:bCs/>
        </w:rPr>
        <w:t xml:space="preserve">5.1 </w:t>
      </w:r>
      <w:r>
        <w:t xml:space="preserve">Except for liability that cannot be limited by law, each party's total aggregate liability arising out of or in connection with this Agreement, whether in contract, tort (including negligence) or otherwise, shall not exceed </w:t>
      </w:r>
      <w:commentRangeStart w:id="2"/>
      <w:ins w:id="104" w:author="Brightwater Legal" w:date="2026-10-16T15:00:00Z">
        <w:r>
          <w:rPr>
            <w:b w:val="false"/>
            <w:bCs w:val="false"/>
          </w:rPr>
          <w:t xml:space="preserve">two times (2x)</w:t>
        </w:r>
      </w:ins>
      <w:commentRangeEnd w:id="2"/>
      <w:ins w:id="105" w:author="Brightwater Legal" w:date="2026-10-16T15:00:00Z">
        <w:r>
          <w:rPr>
            <w:b w:val="false"/>
            <w:bCs w:val="false"/>
          </w:rPr>
          <w:t xml:space="preserve"> </w:t>
        </w:r>
      </w:ins>
      <w:r>
        <w:t xml:space="preserve">the Fees paid or payable in the twelve (12) months preceding the event giving rise to the claim.</w:t>
      </w:r>
      <w:r>
        <w:commentReference w:id="2"/>
      </w:r>
    </w:p>
    <w:p>
      <w:pPr>
        <w:spacing w:after="120"/>
        <w:jc w:val="both"/>
      </w:pPr>
      <w:r>
        <w:rPr>
          <w:b/>
          <w:bCs/>
        </w:rPr>
        <w:t xml:space="preserve">5.2 </w:t>
      </w:r>
      <w:r>
        <w:t xml:space="preserve">Neither party shall be liable for any loss of profits, loss of revenue, loss of business, loss of goodwill or any indirect or consequential loss.</w:t>
      </w:r>
    </w:p>
    <w:p>
      <w:pPr>
        <w:spacing w:after="120"/>
        <w:jc w:val="both"/>
      </w:pPr>
      <w:r>
        <w:rPr>
          <w:b/>
          <w:bCs/>
        </w:rPr>
        <w:t xml:space="preserve">5.3 </w:t>
      </w:r>
      <w:r>
        <w:t xml:space="preserve">Nothing in this Agreement limits or excludes either party's liability for death or personal injury caused by negligence, fraud or fraudulent misrepresentation, or any other liability that cannot be limited or excluded by law.</w:t>
      </w:r>
    </w:p>
    <w:p>
      <w:pPr>
        <w:spacing w:after="120"/>
        <w:jc w:val="both"/>
      </w:pPr>
      <w:r>
        <w:rPr>
          <w:b/>
          <w:bCs/>
        </w:rPr>
        <w:t xml:space="preserve">5.4 </w:t>
      </w:r>
      <w:r>
        <w:t xml:space="preserve">Example shall defend the Customer against any third-party claim that the Customer's use of the Software in accordance with this Agreement infringes that third party's UK intellectual property rights, and shall pay any damages finally awarded, provided the Customer promptly notifies Example, allows Example sole control of the defence and gives reasonable assistance.</w:t>
      </w:r>
    </w:p>
    <w:p>
      <w:pPr>
        <w:pStyle w:val="Heading2"/>
        <w:spacing w:after="120" w:before="240"/>
      </w:pPr>
      <w:r>
        <w:rPr>
          <w:b/>
          <w:bCs/>
        </w:rPr>
        <w:t xml:space="preserve">6. General</w:t>
      </w:r>
    </w:p>
    <w:p>
      <w:pPr>
        <w:spacing w:after="120"/>
        <w:jc w:val="both"/>
      </w:pPr>
      <w:r>
        <w:rPr>
          <w:b/>
          <w:bCs/>
        </w:rPr>
        <w:t xml:space="preserve">6.1 </w:t>
      </w:r>
      <w:r>
        <w:t xml:space="preserve">Either party may terminate this Agreement by written notice if the other party commits a material breach which is not remedied within thirty (30) days of notice, or becomes insolvent.</w:t>
      </w:r>
    </w:p>
    <w:p>
      <w:pPr>
        <w:spacing w:after="120"/>
        <w:jc w:val="both"/>
      </w:pPr>
      <w:r>
        <w:rPr>
          <w:b/>
          <w:bCs/>
        </w:rPr>
        <w:t xml:space="preserve">6.2 </w:t>
      </w:r>
      <w:r>
        <w:t xml:space="preserve">Neither party shall use the other party's name or logo in any publicity without the other party's prior written consent.</w:t>
      </w:r>
    </w:p>
    <w:p>
      <w:pPr>
        <w:spacing w:after="120"/>
        <w:jc w:val="both"/>
      </w:pPr>
      <w:del w:id="106" w:author="Brightwater Legal" w:date="2026-10-16T15:00:00Z">
        <w:r>
          <w:rPr>
            <w:b/>
            <w:bCs/>
          </w:rPr>
          <w:delText xml:space="preserve">6.3 </w:delText>
        </w:r>
      </w:del>
      <w:del w:id="107" w:author="Brightwater Legal" w:date="2026-10-16T15:00:00Z">
        <w:r>
          <w:rPr>
            <w:b w:val="false"/>
            <w:bCs w:val="false"/>
          </w:rPr>
          <w:delText xml:space="preserve">On no more than one occasion in any twelve (12) month period and on at least thirty (30) days' written notice, Example may verify the Customer's compliance with the licence limits in this Order Form. The Customer shall provide reasonable information to enable this.</w:delText>
        </w:r>
      </w:del>
    </w:p>
    <w:p>
      <w:pPr>
        <w:spacing w:after="120"/>
        <w:jc w:val="both"/>
      </w:pPr>
      <w:r>
        <w:t xml:space="preserve">Signed for and on behalf of Example Ltd by [Authorised Signatory], Director. Signed for and on behalf of Brightwater Robotics Inc. by Dana Whitfield, General Counsel.</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Brightwater Legal" w:date="2026-10-16T15:00:00.000Z">
    <w:p>
      <w:r>
        <w:t xml:space="preserve">Our AP cycle is 45 days.</w:t>
      </w:r>
    </w:p>
  </w:comment>
  <w:comment w:id="1" w:author="Brightwater Legal" w:date="2026-10-16T15:00:00.000Z">
    <w:p>
      <w:r>
        <w:t xml:space="preserve">Required by our security policy.</w:t>
      </w:r>
    </w:p>
  </w:comment>
  <w:comment w:id="2" w:author="Brightwater Legal" w:date="2026-10-16T15:00:00.000Z">
    <w:p>
      <w:r>
        <w:t xml:space="preserve">We need a higher cap given the scope of the deployment.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Brightwater Legal</dc:creator>
  <cp:lastModifiedBy>Un-named</cp:lastModifiedBy>
  <cp:revision>1</cp:revision>
  <dcterms:created xsi:type="dcterms:W3CDTF">2026-10-19T23:39:14.610Z</dcterms:created>
  <dcterms:modified xsi:type="dcterms:W3CDTF">2026-10-19T23:39:14.610Z</dcterms:modified>
</cp:coreProperties>
</file>

<file path=docProps/custom.xml><?xml version="1.0" encoding="utf-8"?>
<Properties xmlns="http://schemas.openxmlformats.org/officeDocument/2006/custom-properties" xmlns:vt="http://schemas.openxmlformats.org/officeDocument/2006/docPropsVTypes"/>
</file>