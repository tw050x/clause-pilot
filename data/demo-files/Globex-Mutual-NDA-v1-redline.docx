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Example Ltd, a company registered in England and Wales ("Example"), and Globex Retail Inc., an Illinois corporation whose principal office is at 233 South Wacker Drive, Chicago, Illinois ("Globex").</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del w:id="100" w:author="Globex Legal" w:date="2026-10-12T14:30:00Z">
        <w:r>
          <w:rPr>
            <w:b w:val="false"/>
            <w:bCs w:val="false"/>
          </w:rPr>
          <w:delTex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w:delText>
        </w:r>
      </w:del>
      <w:ins w:id="101" w:author="Globex Legal" w:date="2026-10-12T14:30:00Z">
        <w:r>
          <w:rPr>
            <w:b w:val="false"/>
            <w:bCs w:val="false"/>
          </w:rP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w:t>
      </w:r>
      <w:commentRangeStart w:id="1"/>
      <w:ins w:id="102" w:author="Globex Legal" w:date="2026-10-12T14:30:00Z">
        <w:r>
          <w:rPr>
            <w:b w:val="false"/>
            <w:bCs w:val="false"/>
          </w:rPr>
          <w:t xml:space="preserve">and its Affiliates'</w:t>
        </w:r>
      </w:ins>
      <w:commentRangeEnd w:id="1"/>
      <w:ins w:id="103" w:author="Globex Legal" w:date="2026-10-12T14:30:00Z">
        <w:r>
          <w:rPr>
            <w:b w:val="false"/>
            <w:bCs w:val="false"/>
          </w:rPr>
          <w:t xml:space="preserve"> </w:t>
        </w:r>
      </w:ins>
      <w:r>
        <w:t xml:space="preserve">employees, officers, professional advisers and subcontractors who need to know it for the Purpose and who are bound by confidentiality obligations no less protective than those in this Agreement.</w:t>
      </w:r>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ins w:id="104" w:author="Globex Legal" w:date="2026-10-12T14:30:00Z">
        <w:r>
          <w:rPr>
            <w:b/>
            <w:bCs/>
          </w:rPr>
          <w:t xml:space="preserve">2.4 </w:t>
        </w:r>
      </w:ins>
      <w:ins w:id="105" w:author="Globex Legal" w:date="2026-10-12T14:30:00Z">
        <w:r>
          <w:rPr>
            <w:b w:val="false"/>
            <w:bCs w:val="false"/>
          </w:rPr>
          <w:t xml:space="preserve">Notwithstanding clause 2.1, either party shall be </w:t>
        </w:r>
      </w:ins>
      <w:commentRangeStart w:id="2"/>
      <w:ins w:id="106" w:author="Globex Legal" w:date="2026-10-12T14:30:00Z">
        <w:r>
          <w:rPr>
            <w:b w:val="false"/>
            <w:bCs w:val="false"/>
          </w:rPr>
          <w:t xml:space="preserve">free to use for any purpose the Residuals</w:t>
        </w:r>
      </w:ins>
      <w:commentRangeEnd w:id="2"/>
      <w:ins w:id="107" w:author="Globex Legal" w:date="2026-10-12T14:30:00Z">
        <w:r>
          <w:rPr>
            <w:b w:val="false"/>
            <w:bCs w:val="false"/>
          </w:rPr>
          <w:t xml:space="preserve"> resulting from access to or work with the Confidential Information of the other party. "Residuals" means information in non-tangible form which may be retained in the unaided memory of persons who have had access to the Confidential Information.</w:t>
        </w:r>
      </w:ins>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08" w:author="Globex Legal" w:date="2026-10-12T14:30:00Z">
        <w:r>
          <w:rPr>
            <w:b/>
            <w:bCs/>
          </w:rPr>
          <w:delText xml:space="preserve">3.3 </w:delText>
        </w:r>
      </w:del>
      <w:del w:id="109" w:author="Globex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w:t>
      </w:r>
      <w:del w:id="110" w:author="Globex Legal" w:date="2026-10-12T14:30:00Z">
        <w:r>
          <w:rPr>
            <w:b w:val="false"/>
            <w:bCs w:val="false"/>
          </w:rPr>
          <w:delText xml:space="preserve">three (3) </w:delText>
        </w:r>
      </w:del>
      <w:commentRangeStart w:id="3"/>
      <w:ins w:id="111" w:author="Globex Legal" w:date="2026-10-12T14:30:00Z">
        <w:r>
          <w:rPr>
            <w:b w:val="false"/>
            <w:bCs w:val="false"/>
          </w:rPr>
          <w:t xml:space="preserve">seven (7) </w:t>
        </w:r>
      </w:ins>
      <w:r>
        <w:t xml:space="preserve">years</w:t>
      </w:r>
      <w:commentRangeEnd w:id="3"/>
      <w:r>
        <w:t xml:space="preserve"> from the date of termination or expiry, except in relation to trade secrets, which shall be protected for as long as they remain trade secrets.</w:t>
      </w:r>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4"/>
      <w:r>
        <w:t xml:space="preserve">the </w:t>
      </w:r>
      <w:del w:id="112" w:author="Globex Legal" w:date="2026-10-12T14:30:00Z">
        <w:r>
          <w:rPr>
            <w:b w:val="false"/>
            <w:bCs w:val="false"/>
          </w:rPr>
          <w:delText xml:space="preserve">law of England and Wales.</w:delText>
        </w:r>
      </w:del>
      <w:ins w:id="113" w:author="Globex Legal" w:date="2026-10-12T14:30:00Z">
        <w:r>
          <w:rPr>
            <w:b w:val="false"/>
            <w:bCs w:val="false"/>
          </w:rPr>
          <w:t xml:space="preserve">laws of the State of New York</w:t>
        </w:r>
      </w:ins>
      <w:commentRangeEnd w:id="4"/>
      <w:ins w:id="114" w:author="Globex Legal" w:date="2026-10-12T14:30:00Z">
        <w:r>
          <w:rPr>
            <w:b w:val="false"/>
            <w:bCs w:val="false"/>
          </w:rPr>
          <w:t xml:space="preserve">.</w:t>
        </w:r>
      </w:ins>
      <w:r>
        <w:commentReference w:id="4"/>
      </w:r>
    </w:p>
    <w:p>
      <w:pPr>
        <w:spacing w:after="120"/>
        <w:jc w:val="both"/>
      </w:pPr>
      <w:r>
        <w:rPr>
          <w:b/>
          <w:bCs/>
        </w:rPr>
        <w:t xml:space="preserve">5.9 </w:t>
      </w:r>
      <w:r>
        <w:t xml:space="preserve">The </w:t>
      </w:r>
      <w:del w:id="115" w:author="Globex Legal" w:date="2026-10-12T14:30:00Z">
        <w:r>
          <w:rPr>
            <w:b w:val="false"/>
            <w:bCs w:val="false"/>
          </w:rPr>
          <w:delText xml:space="preserve">courts of England and Wales </w:delText>
        </w:r>
      </w:del>
      <w:ins w:id="116" w:author="Globex Legal" w:date="2026-10-12T14:30:00Z">
        <w:r>
          <w:rPr>
            <w:b w:val="false"/>
            <w:bCs w:val="false"/>
          </w:rPr>
          <w:t xml:space="preserve">state and federal courts located in New York County, New York </w:t>
        </w:r>
      </w:ins>
      <w:r>
        <w:t xml:space="preserve">shall have exclusive jurisdiction to settle any dispute or claim arising out of or in connection with this Agreement.</w:t>
      </w:r>
    </w:p>
    <w:p>
      <w:pPr>
        <w:spacing w:after="120"/>
        <w:jc w:val="both"/>
      </w:pPr>
      <w:ins w:id="117" w:author="Globex Legal" w:date="2026-10-12T14:30:00Z">
        <w:r>
          <w:rPr>
            <w:b/>
            <w:bCs/>
          </w:rPr>
          <w:t xml:space="preserve">5.10 </w:t>
        </w:r>
      </w:ins>
      <w:ins w:id="118" w:author="Globex Legal" w:date="2026-10-12T14:30:00Z">
        <w:r>
          <w:rPr>
            <w:b w:val="false"/>
            <w:bCs w:val="false"/>
          </w:rPr>
          <w:t xml:space="preserve">Non-solicitation. During the term of this Agreement and for twenty-four (24) months after it ends, Example shall not directly or indirectly solicit, employ or engage any employee of Globex with whom it has had contact in connection with the Purpose.</w:t>
        </w:r>
      </w:ins>
    </w:p>
    <w:p>
      <w:pPr>
        <w:spacing w:after="120"/>
        <w:jc w:val="both"/>
      </w:pPr>
      <w:r>
        <w:t xml:space="preserve">Signed for and on behalf of Example Ltd by [Authorised Signatory], Director. Signed for and on behalf of Globex Retail Inc. by Marcus Reyes,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lobex Legal" w:date="2026-10-12T14:30:00.000Z">
    <w:p>
      <w:r>
        <w:t xml:space="preserve">Tidied the drafting; no change in substance intended.</w:t>
      </w:r>
    </w:p>
  </w:comment>
  <w:comment w:id="1" w:author="Globex Legal" w:date="2026-10-12T14:30:00.000Z">
    <w:p>
      <w:r>
        <w:t xml:space="preserve">Our engineering team sits in a subsidiary, so Affiliates need access.</w:t>
      </w:r>
    </w:p>
  </w:comment>
  <w:comment w:id="2" w:author="Globex Legal" w:date="2026-10-12T14:30:00.000Z">
    <w:p>
      <w:r>
        <w:t xml:space="preserve">Standard in all Globex NDAs: our engineers cannot unlearn what they have seen.</w:t>
      </w:r>
    </w:p>
  </w:comment>
  <w:comment w:id="3" w:author="Globex Legal" w:date="2026-10-12T14:30:00.000Z">
    <w:p>
      <w:r>
        <w:t xml:space="preserve">Our board requires a seven-year term for all supplier NDAs.</w:t>
      </w:r>
    </w:p>
  </w:comment>
  <w:comment w:id="4" w:author="Globex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Globex Legal</dc:creator>
  <cp:lastModifiedBy>Un-named</cp:lastModifiedBy>
  <cp:revision>1</cp:revision>
  <dcterms:created xsi:type="dcterms:W3CDTF">2026-10-19T23:29:36.081Z</dcterms:created>
  <dcterms:modified xsi:type="dcterms:W3CDTF">2026-10-19T23:29:36.081Z</dcterms:modified>
</cp:coreProperties>
</file>

<file path=docProps/custom.xml><?xml version="1.0" encoding="utf-8"?>
<Properties xmlns="http://schemas.openxmlformats.org/officeDocument/2006/custom-properties" xmlns:vt="http://schemas.openxmlformats.org/officeDocument/2006/docPropsVTypes"/>
</file>