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Acme Analytics Ltd, a Delaware corporation whose principal office is at 200 Harbor Drive, Boston, Massachusetts ("Acme").</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w:t>
      </w:r>
      <w:commentRangeStart w:id="0"/>
      <w:r>
        <w:t xml:space="preserve">prompt written </w:t>
      </w:r>
      <w:del w:id="100" w:author="Acme Legal" w:date="2026-10-20T10:15:00Z">
        <w:r>
          <w:rPr>
            <w:b w:val="false"/>
            <w:bCs w:val="false"/>
          </w:rPr>
          <w:delText xml:space="preserve">notice and reasonable assistance to seek a protective order.</w:delText>
        </w:r>
      </w:del>
      <w:ins w:id="101" w:author="Acme Legal" w:date="2026-10-20T10:15:00Z">
        <w:r>
          <w:rPr>
            <w:b w:val="false"/>
            <w:bCs w:val="false"/>
          </w:rPr>
          <w:t xml:space="preserve">notice</w:t>
        </w:r>
      </w:ins>
      <w:commentRangeEnd w:id="0"/>
      <w:ins w:id="102" w:author="Acme Legal" w:date="2026-10-20T10:15:00Z">
        <w:r>
          <w:rPr>
            <w:b w:val="false"/>
            <w:bCs w:val="false"/>
          </w:rPr>
          <w:t xml:space="preserve">.</w:t>
        </w:r>
      </w:ins>
      <w:r>
        <w:commentReference w:id="0"/>
      </w:r>
    </w:p>
    <w:p>
      <w:pPr>
        <w:spacing w:after="120"/>
        <w:jc w:val="both"/>
      </w:pPr>
      <w:ins w:id="103" w:author="Acme Legal" w:date="2026-10-20T10:15:00Z">
        <w:r>
          <w:rPr>
            <w:b/>
            <w:bCs/>
          </w:rPr>
          <w:t xml:space="preserve">2.4 </w:t>
        </w:r>
      </w:ins>
      <w:ins w:id="104" w:author="Acme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w:t>
        </w:r>
      </w:ins>
      <w:commentRangeStart w:id="1"/>
      <w:ins w:id="105" w:author="Acme Legal" w:date="2026-10-20T10:15:00Z">
        <w:r>
          <w:rPr>
            <w:b w:val="false"/>
            <w:bCs w:val="false"/>
          </w:rPr>
          <w:t xml:space="preserve">does not apply to source code, security vulnerability information or personal data</w:t>
        </w:r>
      </w:ins>
      <w:commentRangeEnd w:id="1"/>
      <w:ins w:id="106" w:author="Acme Legal" w:date="2026-10-20T10:15:00Z">
        <w:r>
          <w:rPr>
            <w:b w:val="false"/>
            <w:bCs w:val="false"/>
          </w:rPr>
          <w:t xml:space="preserve">. "Residuals" means general ideas, concepts and know-how retained in the unaided memory of persons who have had access to the Confidential Information.</w:t>
        </w:r>
      </w:ins>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2"/>
      <w:r>
        <w:t xml:space="preserve">the law of England and Wales</w:t>
      </w:r>
      <w:commentRangeEnd w:id="2"/>
      <w:r>
        <w:t xml:space="preserve">.</w:t>
      </w:r>
      <w:r>
        <w:commentReference w:id="2"/>
      </w:r>
    </w:p>
    <w:p>
      <w:pPr>
        <w:spacing w:after="120"/>
        <w:jc w:val="both"/>
      </w:pPr>
      <w:r>
        <w:rPr>
          <w:b/>
          <w:bCs/>
        </w:rPr>
        <w:t xml:space="preserve">5.9 </w:t>
      </w:r>
      <w:r>
        <w:t xml:space="preserve">The courts of England and Wales shall have </w:t>
      </w:r>
      <w:del w:id="107" w:author="Acme Legal" w:date="2026-10-20T10:15:00Z">
        <w:r>
          <w:rPr>
            <w:b w:val="false"/>
            <w:bCs w:val="false"/>
          </w:rPr>
          <w:delText xml:space="preserve">exclusive </w:delText>
        </w:r>
      </w:del>
      <w:commentRangeStart w:id="3"/>
      <w:ins w:id="108" w:author="Acme Legal" w:date="2026-10-20T10:15:00Z">
        <w:r>
          <w:rPr>
            <w:b w:val="false"/>
            <w:bCs w:val="false"/>
          </w:rPr>
          <w:t xml:space="preserve">non-exclusive </w:t>
        </w:r>
      </w:ins>
      <w:r>
        <w:t xml:space="preserve">jurisdiction</w:t>
      </w:r>
      <w:commentRangeEnd w:id="3"/>
      <w:r>
        <w:t xml:space="preserve"> to settle any dispute or claim arising out of or in connection with this Agreement.</w:t>
      </w:r>
      <w:r>
        <w:commentReference w:id="3"/>
      </w:r>
    </w:p>
    <w:p>
      <w:pPr>
        <w:spacing w:after="120"/>
        <w:jc w:val="both"/>
      </w:pPr>
      <w:commentRangeStart w:id="4"/>
      <w:ins w:id="109" w:author="Acme Legal" w:date="2026-10-20T10:15:00Z">
        <w:r>
          <w:rPr>
            <w:b/>
            <w:bCs/>
          </w:rPr>
          <w:t xml:space="preserve">5.10 </w:t>
        </w:r>
      </w:ins>
      <w:ins w:id="110" w:author="Acme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Acme Analytics Ltd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cme Legal" w:date="2026-10-20T10:15:00.000Z">
    <w:p>
      <w:r>
        <w:t xml:space="preserve">We will always give notice where we can, but we cannot commit to helping with protective orders.</w:t>
      </w:r>
    </w:p>
  </w:comment>
  <w:comment w:id="1" w:author="Acme Legal" w:date="2026-10-20T10:15:00.000Z">
    <w:p>
      <w:r>
        <w:t xml:space="preserve">Narrowed in response to your comments: no patent or copyright licence, and it excludes source code, vulnerability details and personal data.</w:t>
      </w:r>
    </w:p>
  </w:comment>
  <w:comment w:id="2" w:author="Acme Legal" w:date="2026-10-20T10:15:00.000Z">
    <w:p>
      <w:r>
        <w:t xml:space="preserve">English law is fine.</w:t>
      </w:r>
    </w:p>
  </w:comment>
  <w:comment w:id="3" w:author="Acme Legal" w:date="2026-10-20T10:15:00.000Z">
    <w:p>
      <w:r>
        <w:t xml:space="preserve">We accept English courts, but we need to be able to enforce in the US as well.</w:t>
      </w:r>
    </w:p>
  </w:comment>
  <w:comment w:id="4" w:author="Acme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Acme Legal</dc:creator>
  <cp:lastModifiedBy>Un-named</cp:lastModifiedBy>
  <cp:revision>1</cp:revision>
  <dcterms:created xsi:type="dcterms:W3CDTF">2026-10-19T23:25:41.554Z</dcterms:created>
  <dcterms:modified xsi:type="dcterms:W3CDTF">2026-10-19T23:25:41.554Z</dcterms:modified>
</cp:coreProperties>
</file>

<file path=docProps/custom.xml><?xml version="1.0" encoding="utf-8"?>
<Properties xmlns="http://schemas.openxmlformats.org/officeDocument/2006/custom-properties" xmlns:vt="http://schemas.openxmlformats.org/officeDocument/2006/docPropsVTypes"/>
</file>