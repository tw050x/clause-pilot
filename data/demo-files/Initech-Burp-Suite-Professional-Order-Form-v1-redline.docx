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BURP SUITE PROFESSIONAL ORDER FORM</w:t>
      </w:r>
    </w:p>
    <w:p>
      <w:pPr>
        <w:spacing w:after="120"/>
        <w:jc w:val="both"/>
      </w:pPr>
      <w:r>
        <w:t xml:space="preserve">This Order Form is made between PortSwigger Ltd, a company registered in England and Wales ("PortSwigger"), and Initech Software Ltd, a California corporation whose principal office is at 4120 Freidrich Lane, Austin, Texas (the "Customer").</w:t>
      </w:r>
    </w:p>
    <w:p>
      <w:pPr>
        <w:spacing w:after="120"/>
        <w:jc w:val="both"/>
      </w:pPr>
      <w:r>
        <w:t xml:space="preserve">Software: Burp Suite Professional. Licensed users or agents: 12 named users. Fees: USD 5,940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PortSwigger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PortSwigger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PortSwigger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PortSwigger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PortSwigger may charge interest at </w:t>
      </w:r>
      <w:del w:id="100" w:author="Initech Legal" w:date="2026-09-08T11:00:00Z">
        <w:r>
          <w:rPr>
            <w:b w:val="false"/>
            <w:bCs w:val="false"/>
          </w:rPr>
          <w:delText xml:space="preserve">4% </w:delText>
        </w:r>
      </w:del>
      <w:ins w:id="101" w:author="Initech Legal" w:date="2026-09-08T11:00:00Z">
        <w:r>
          <w:rPr>
            <w:b w:val="false"/>
            <w:bCs w:val="false"/>
          </w:rPr>
          <w:t xml:space="preserve">2% </w:t>
        </w:r>
      </w:ins>
      <w:r>
        <w:t xml:space="preserve">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PortSwigger warrants that the Software will </w:t>
      </w:r>
      <w:commentRangeStart w:id="0"/>
      <w:r>
        <w:t xml:space="preserve">perform materially in accordance with its documentation</w:t>
      </w:r>
      <w:commentRangeEnd w:id="0"/>
      <w:r>
        <w:t xml:space="preserve">. The Customer's sole remedy for breach of this warranty is for PortSwigger to use reasonable efforts to correct the non-conformity or, failing that, to refund the Fees paid for the remainder of the Subscription Term.</w:t>
      </w:r>
      <w:r>
        <w:commentReference w:id="0"/>
      </w:r>
    </w:p>
    <w:p>
      <w:pPr>
        <w:spacing w:after="120"/>
        <w:jc w:val="both"/>
      </w:pPr>
      <w:r>
        <w:rPr>
          <w:b/>
          <w:bCs/>
        </w:rPr>
        <w:t xml:space="preserve">4.2 </w:t>
      </w:r>
      <w:r>
        <w:t xml:space="preserve">Each party shall comply with applicable data protection law. To the extent PortSwigger processes personal data on the Customer's behalf, the parties shall comply with PortSwigger's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PortSwigger shall defend the Customer against any third-party claim that the Customer's use of the Software in accordance with this Agreement infringes that third party's UK intellectual property rights, and shall pay any damages finally awarded, provided the Customer promptly notifies PortSwigger, allows PortSwigger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commentRangeStart w:id="1"/>
      <w:r>
        <w:rPr>
          <w:b/>
          <w:bCs/>
        </w:rPr>
        <w:t xml:space="preserve">6.2 </w:t>
      </w:r>
      <w:r>
        <w:t xml:space="preserve">Neither party shall use the other party's name or logo in any publicity without the other party's prior written </w:t>
      </w:r>
      <w:del w:id="102" w:author="Initech Legal" w:date="2026-09-08T11:00:00Z">
        <w:r>
          <w:rPr>
            <w:b w:val="false"/>
            <w:bCs w:val="false"/>
          </w:rPr>
          <w:delText xml:space="preserve">consent.</w:delText>
        </w:r>
      </w:del>
      <w:ins w:id="103" w:author="Initech Legal" w:date="2026-09-08T11:00:00Z">
        <w:r>
          <w:rPr>
            <w:b w:val="false"/>
            <w:bCs w:val="false"/>
          </w:rPr>
          <w:t xml:space="preserve">consent, except that PortSwigger may name the Customer in its list of customers.</w:t>
        </w:r>
      </w:ins>
      <w:commentRangeEnd w:id="1"/>
      <w:r>
        <w:commentReference w:id="1"/>
      </w:r>
    </w:p>
    <w:p>
      <w:pPr>
        <w:spacing w:after="120"/>
        <w:jc w:val="both"/>
      </w:pPr>
      <w:r>
        <w:rPr>
          <w:b/>
          <w:bCs/>
        </w:rPr>
        <w:t xml:space="preserve">6.3 </w:t>
      </w:r>
      <w:r>
        <w:t xml:space="preserve">On no more than one occasion in any twelve (12) month period and on at least thirty (30) days' written notice, PortSwigger may verify the Customer's compliance with the licence limits in this Order Form. The Customer shall provide reasonable information to enable this.</w:t>
      </w:r>
    </w:p>
    <w:p>
      <w:pPr>
        <w:spacing w:after="120"/>
        <w:jc w:val="both"/>
      </w:pPr>
      <w:r>
        <w:t xml:space="preserve">Signed for and on behalf of PortSwigger Ltd by [Authorised Signatory], Director. Signed for and on behalf of Initech Software Ltd by Bill Lumbergh, VP Operations.</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nitech Legal" w:date="2026-09-08T11:00:00.000Z">
    <w:p>
      <w:r>
        <w:t xml:space="preserve">Is the warranty period the whole Subscription Term?</w:t>
      </w:r>
    </w:p>
  </w:comment>
  <w:comment w:id="1" w:author="Initech Legal" w:date="2026-09-08T11:00:00.000Z">
    <w:p>
      <w:r>
        <w:t xml:space="preserve">Happy to be listed as a customer.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Initech Legal</dc:creator>
  <cp:lastModifiedBy>Un-named</cp:lastModifiedBy>
  <cp:revision>1</cp:revision>
  <dcterms:created xsi:type="dcterms:W3CDTF">2026-10-19T23:39:14.626Z</dcterms:created>
  <dcterms:modified xsi:type="dcterms:W3CDTF">2026-10-19T23:39:14.626Z</dcterms:modified>
</cp:coreProperties>
</file>

<file path=docProps/custom.xml><?xml version="1.0" encoding="utf-8"?>
<Properties xmlns="http://schemas.openxmlformats.org/officeDocument/2006/custom-properties" xmlns:vt="http://schemas.openxmlformats.org/officeDocument/2006/docPropsVTypes"/>
</file>