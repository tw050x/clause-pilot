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MUTUAL NON-DISCLOSURE AGREEMENT</w:t>
      </w:r>
    </w:p>
    <w:p>
      <w:pPr>
        <w:spacing w:after="160"/>
      </w:pPr>
      <w:r>
        <w:t xml:space="preserve">This Agreement is made between PortSwigger Ltd, a company registered in England and Wales ("PortSwigger"), and Acme Corporation, a New York corporation whose principal office is at 1 Road Runner Way, New York, NY ("Acme").</w:t>
      </w:r>
    </w:p>
    <w:p>
      <w:pPr>
        <w:pStyle w:val="Heading2"/>
        <w:spacing w:before="240"/>
      </w:pPr>
      <w:r>
        <w:t xml:space="preserve">1. DEFINITIONS AND PURPOSE</w:t>
      </w:r>
    </w:p>
    <w:p>
      <w:pPr>
        <w:spacing w:after="120"/>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pPr>
      <w:r>
        <w:rPr>
          <w:b/>
          <w:bCs/>
        </w:rPr>
        <w:t xml:space="preserve">1.3 </w:t>
      </w:r>
      <w:del w:id="100" w:author="Acme Legal" w:date="2026-10-12T14:30:00Z">
        <w:r>
          <w:delText xml:space="preserve">Confidential</w:delText>
        </w:r>
      </w:del>
      <w:r>
        <w:t xml:space="preserve"> </w:t>
      </w:r>
      <w:r>
        <w:t xml:space="preserve">Information</w:t>
      </w:r>
      <w:r>
        <w:t xml:space="preserve"> </w:t>
      </w:r>
      <w:del w:id="101" w:author="Acme Legal" w:date="2026-10-12T14:30:00Z">
        <w:r>
          <w:delText xml:space="preserve">does</w:delText>
        </w:r>
      </w:del>
      <w:r>
        <w:t xml:space="preserve"> </w:t>
      </w:r>
      <w:ins w:id="102" w:author="Acme Legal" w:date="2026-10-12T14:30:00Z">
        <w:r>
          <w:t xml:space="preserve">shall</w:t>
        </w:r>
      </w:ins>
      <w:r>
        <w:t xml:space="preserve"> </w:t>
      </w:r>
      <w:r>
        <w:t xml:space="preserve">not</w:t>
      </w:r>
      <w:r>
        <w:t xml:space="preserve"> </w:t>
      </w:r>
      <w:del w:id="103" w:author="Acme Legal" w:date="2026-10-12T14:30:00Z">
        <w:r>
          <w:delText xml:space="preserve">include</w:delText>
        </w:r>
      </w:del>
      <w:r>
        <w:t xml:space="preserve"> </w:t>
      </w:r>
      <w:ins w:id="104" w:author="Acme Legal" w:date="2026-10-12T14:30:00Z">
        <w:r>
          <w:t xml:space="preserve">be Confidential</w:t>
        </w:r>
      </w:ins>
      <w:r>
        <w:t xml:space="preserve"> </w:t>
      </w:r>
      <w:r>
        <w:t xml:space="preserve">Information</w:t>
      </w:r>
      <w:r>
        <w:t xml:space="preserve"> </w:t>
      </w:r>
      <w:del w:id="105" w:author="Acme Legal" w:date="2026-10-12T14:30:00Z">
        <w:r>
          <w:delText xml:space="preserve">that:</w:delText>
        </w:r>
      </w:del>
      <w:r>
        <w:t xml:space="preserve"> </w:t>
      </w:r>
      <w:ins w:id="106" w:author="Acme Legal" w:date="2026-10-12T14:30:00Z">
        <w:r>
          <w:t xml:space="preserve">if it:</w:t>
        </w:r>
      </w:ins>
      <w:r>
        <w:t xml:space="preserve"> </w:t>
      </w:r>
      <w:r>
        <w:t xml:space="preserve">(a) is or becomes</w:t>
      </w:r>
      <w:r>
        <w:t xml:space="preserve"> </w:t>
      </w:r>
      <w:del w:id="107" w:author="Acme Legal" w:date="2026-10-12T14:30:00Z">
        <w:r>
          <w:delText xml:space="preserve">publicly available</w:delText>
        </w:r>
      </w:del>
      <w:r>
        <w:t xml:space="preserve"> </w:t>
      </w:r>
      <w:ins w:id="108" w:author="Acme Legal" w:date="2026-10-12T14:30:00Z">
        <w:r>
          <w:t xml:space="preserve">public</w:t>
        </w:r>
      </w:ins>
      <w:r>
        <w:t xml:space="preserve"> </w:t>
      </w:r>
      <w:r>
        <w:t xml:space="preserve">other than</w:t>
      </w:r>
      <w:r>
        <w:t xml:space="preserve"> </w:t>
      </w:r>
      <w:del w:id="109" w:author="Acme Legal" w:date="2026-10-12T14:30:00Z">
        <w:r>
          <w:delText xml:space="preserve">through</w:delText>
        </w:r>
      </w:del>
      <w:r>
        <w:t xml:space="preserve"> </w:t>
      </w:r>
      <w:ins w:id="110" w:author="Acme Legal" w:date="2026-10-12T14:30:00Z">
        <w:r>
          <w:t xml:space="preserve">as</w:t>
        </w:r>
      </w:ins>
      <w:r>
        <w:t xml:space="preserve"> </w:t>
      </w:r>
      <w:r>
        <w:t xml:space="preserve">a</w:t>
      </w:r>
      <w:r>
        <w:t xml:space="preserve"> </w:t>
      </w:r>
      <w:ins w:id="111" w:author="Acme Legal" w:date="2026-10-12T14:30:00Z">
        <w:r>
          <w:t xml:space="preserve">result of a</w:t>
        </w:r>
      </w:ins>
      <w:r>
        <w:t xml:space="preserve"> </w:t>
      </w:r>
      <w:r>
        <w:t xml:space="preserve">breach of this Agreement; (b) was</w:t>
      </w:r>
      <w:r>
        <w:t xml:space="preserve"> </w:t>
      </w:r>
      <w:ins w:id="112" w:author="Acme Legal" w:date="2026-10-12T14:30:00Z">
        <w:r>
          <w:t xml:space="preserve">already</w:t>
        </w:r>
      </w:ins>
      <w:r>
        <w:t xml:space="preserve"> </w:t>
      </w:r>
      <w:r>
        <w:t xml:space="preserve">lawfully</w:t>
      </w:r>
      <w:r>
        <w:t xml:space="preserve"> </w:t>
      </w:r>
      <w:del w:id="113" w:author="Acme Legal" w:date="2026-10-12T14:30:00Z">
        <w:r>
          <w:delText xml:space="preserve">in</w:delText>
        </w:r>
      </w:del>
      <w:r>
        <w:t xml:space="preserve"> </w:t>
      </w:r>
      <w:ins w:id="114" w:author="Acme Legal" w:date="2026-10-12T14:30:00Z">
        <w:r>
          <w:t xml:space="preserve">held by</w:t>
        </w:r>
      </w:ins>
      <w:r>
        <w:t xml:space="preserve"> </w:t>
      </w:r>
      <w:r>
        <w:t xml:space="preserve">the</w:t>
      </w:r>
      <w:r>
        <w:t xml:space="preserve"> </w:t>
      </w:r>
      <w:del w:id="115" w:author="Acme Legal" w:date="2026-10-12T14:30:00Z">
        <w:r>
          <w:delText xml:space="preserve">Recipient's possession before</w:delText>
        </w:r>
      </w:del>
      <w:r>
        <w:t xml:space="preserve"> </w:t>
      </w:r>
      <w:ins w:id="116" w:author="Acme Legal" w:date="2026-10-12T14:30:00Z">
        <w:r>
          <w:t xml:space="preserve">Recipient prior to</w:t>
        </w:r>
      </w:ins>
      <w:r>
        <w:t xml:space="preserve"> </w:t>
      </w:r>
      <w:r>
        <w:t xml:space="preserve">disclosure; (c) is lawfully</w:t>
      </w:r>
      <w:r>
        <w:t xml:space="preserve"> </w:t>
      </w:r>
      <w:del w:id="117" w:author="Acme Legal" w:date="2026-10-12T14:30:00Z">
        <w:r>
          <w:delText xml:space="preserve">received</w:delText>
        </w:r>
      </w:del>
      <w:r>
        <w:t xml:space="preserve"> </w:t>
      </w:r>
      <w:ins w:id="118" w:author="Acme Legal" w:date="2026-10-12T14:30:00Z">
        <w:r>
          <w:t xml:space="preserve">obtained</w:t>
        </w:r>
      </w:ins>
      <w:r>
        <w:t xml:space="preserve"> </w:t>
      </w:r>
      <w:r>
        <w:t xml:space="preserve">from a third party</w:t>
      </w:r>
      <w:r>
        <w:t xml:space="preserve"> </w:t>
      </w:r>
      <w:del w:id="119" w:author="Acme Legal" w:date="2026-10-12T14:30:00Z">
        <w:r>
          <w:delText xml:space="preserve">without restriction;</w:delText>
        </w:r>
      </w:del>
      <w:r>
        <w:t xml:space="preserve"> </w:t>
      </w:r>
      <w:ins w:id="120" w:author="Acme Legal" w:date="2026-10-12T14:30:00Z">
        <w:r>
          <w:t xml:space="preserve">who is free to disclose it;</w:t>
        </w:r>
      </w:ins>
      <w:r>
        <w:t xml:space="preserve"> </w:t>
      </w:r>
      <w:r>
        <w:t xml:space="preserve">or (d) is</w:t>
      </w:r>
      <w:r>
        <w:t xml:space="preserve"> </w:t>
      </w:r>
      <w:del w:id="121" w:author="Acme Legal" w:date="2026-10-12T14:30:00Z">
        <w:r>
          <w:delText xml:space="preserve">independently</w:delText>
        </w:r>
      </w:del>
      <w:r>
        <w:t xml:space="preserve"> </w:t>
      </w:r>
      <w:r>
        <w:t xml:space="preserve">developed</w:t>
      </w:r>
      <w:r>
        <w:t xml:space="preserve"> </w:t>
      </w:r>
      <w:ins w:id="122" w:author="Acme Legal" w:date="2026-10-12T14:30:00Z">
        <w:r>
          <w:t xml:space="preserve">independently</w:t>
        </w:r>
      </w:ins>
      <w:r>
        <w:t xml:space="preserve"> </w:t>
      </w:r>
      <w:r>
        <w:t xml:space="preserve">by the Recipient without</w:t>
      </w:r>
      <w:r>
        <w:t xml:space="preserve"> </w:t>
      </w:r>
      <w:del w:id="123" w:author="Acme Legal" w:date="2026-10-12T14:30:00Z">
        <w:r>
          <w:delText xml:space="preserve">use of</w:delText>
        </w:r>
      </w:del>
      <w:r>
        <w:t xml:space="preserve"> </w:t>
      </w:r>
      <w:ins w:id="124" w:author="Acme Legal" w:date="2026-10-12T14:30:00Z">
        <w:r>
          <w:t xml:space="preserve">reference to</w:t>
        </w:r>
      </w:ins>
      <w:r>
        <w:t xml:space="preserve"> </w:t>
      </w:r>
      <w:r>
        <w:t xml:space="preserve">the Discloser's Confidential Information.</w:t>
      </w:r>
    </w:p>
    <w:p>
      <w:pPr>
        <w:pStyle w:val="Heading2"/>
        <w:spacing w:before="240"/>
      </w:pPr>
      <w:r>
        <w:t xml:space="preserve">2. OBLIGATIONS</w:t>
      </w:r>
    </w:p>
    <w:p>
      <w:pPr>
        <w:spacing w:after="120"/>
      </w:pPr>
      <w:r>
        <w:rPr>
          <w:b/>
          <w:bCs/>
        </w:rPr>
        <w:t xml:space="preserve">2.1 </w:t>
      </w:r>
      <w:r>
        <w:t xml:space="preserve">The Recipient shall: (a) keep the Discloser's Confidential Information confidential; (b) use it only for the Purpose; and (c) not disclose it to any person except its</w:t>
      </w:r>
      <w:r>
        <w:t xml:space="preserve"> </w:t>
      </w:r>
      <w:ins w:id="125" w:author="Acme Legal" w:date="2026-10-12T14:30:00Z">
        <w:r>
          <w:t xml:space="preserve">and its Affiliates'</w:t>
        </w:r>
      </w:ins>
      <w:r>
        <w:t xml:space="preserve"> </w:t>
      </w:r>
      <w:r>
        <w:t xml:space="preserve">employees, officers, professional advisers and subcontractors who need to know it for the Purpose and who are bound by confidentiality obligations no less protective than those in this Agreement.</w:t>
      </w:r>
    </w:p>
    <w:p>
      <w:pPr>
        <w:spacing w:after="120"/>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pPr>
      <w:commentRangeStart w:id="0"/>
      <w:ins w:id="126" w:author="Acme Legal" w:date="2026-10-12T14:30:00Z">
        <w:r>
          <w:t xml:space="preserve">2.4 Notwithstanding clause 2.1, either party shall be free to use for any purpose the Residuals resulting from access to or work with the Confidential Information of the other party. "Residuals" means information in non-tangible form which may be retained in the unaided memory of persons who have had access to the Confidential Information.</w:t>
        </w:r>
      </w:ins>
      <w:commentRangeEnd w:id="0"/>
      <w:r>
        <w:commentReference w:id="0"/>
      </w:r>
    </w:p>
    <w:p>
      <w:pPr>
        <w:pStyle w:val="Heading2"/>
        <w:spacing w:before="240"/>
      </w:pPr>
      <w:r>
        <w:t xml:space="preserve">3. RETURN AND OWNERSHIP</w:t>
      </w:r>
    </w:p>
    <w:p>
      <w:pPr>
        <w:spacing w:after="120"/>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pPr>
      <w:del w:id="127" w:author="Acme Legal" w:date="2026-10-12T14:30:00Z">
        <w:r>
          <w:delText xml:space="preserve">3.3 Confidential Information is provided "as is". The Discloser gives no warranty as to its accuracy or completeness.</w:delText>
        </w:r>
      </w:del>
    </w:p>
    <w:p>
      <w:pPr>
        <w:pStyle w:val="Heading2"/>
        <w:spacing w:before="240"/>
      </w:pPr>
      <w:r>
        <w:t xml:space="preserve">4. TERM</w:t>
      </w:r>
    </w:p>
    <w:p>
      <w:pPr>
        <w:spacing w:after="120"/>
      </w:pPr>
      <w:commentRangeStart w:id="1"/>
      <w:r>
        <w:rPr>
          <w:b/>
          <w:bCs/>
        </w:rPr>
        <w:t xml:space="preserve">4.1 </w:t>
      </w:r>
      <w:r>
        <w:t xml:space="preserve">This Agreement starts on the date of last signature and continues for two (2) years. The obligations in this Agreement shall continue for</w:t>
      </w:r>
      <w:r>
        <w:t xml:space="preserve"> </w:t>
      </w:r>
      <w:del w:id="128" w:author="Acme Legal" w:date="2026-10-12T14:30:00Z">
        <w:r>
          <w:delText xml:space="preserve">three (3)</w:delText>
        </w:r>
      </w:del>
      <w:r>
        <w:t xml:space="preserve"> </w:t>
      </w:r>
      <w:ins w:id="129" w:author="Acme Legal" w:date="2026-10-12T14:30:00Z">
        <w:r>
          <w:t xml:space="preserve">five (5)</w:t>
        </w:r>
      </w:ins>
      <w:r>
        <w:t xml:space="preserve"> </w:t>
      </w:r>
      <w:r>
        <w:t xml:space="preserve">years from the date of termination or expiry, except in relation to trade secrets, which shall be protected for as long as they remain trade secrets.</w:t>
      </w:r>
      <w:commentRangeEnd w:id="1"/>
      <w:r>
        <w:commentReference w:id="1"/>
      </w:r>
    </w:p>
    <w:p>
      <w:pPr>
        <w:pStyle w:val="Heading2"/>
        <w:spacing w:before="240"/>
      </w:pPr>
      <w:ins w:id="130" w:author="Acme Legal" w:date="2026-10-12T14:30:00Z">
        <w:r>
          <w:t xml:space="preserve">5. NON-SOLICITATION</w:t>
        </w:r>
      </w:ins>
    </w:p>
    <w:p>
      <w:pPr>
        <w:spacing w:after="120"/>
      </w:pPr>
      <w:ins w:id="131" w:author="Acme Legal" w:date="2026-10-12T14:30:00Z">
        <w:r>
          <w:t xml:space="preserve">5.1 During the term of this Agreement and for twenty-four (24) months thereafter, PortSwigger shall not directly or indirectly solicit, employ or engage any employee of Acme with whom it has had contact in connection with the Purpose.</w:t>
        </w:r>
      </w:ins>
    </w:p>
    <w:p>
      <w:pPr>
        <w:pStyle w:val="Heading2"/>
        <w:spacing w:before="240"/>
      </w:pPr>
      <w:r>
        <w:t xml:space="preserve">6. GENERAL</w:t>
      </w:r>
    </w:p>
    <w:p>
      <w:pPr>
        <w:spacing w:after="120"/>
      </w:pPr>
      <w:r>
        <w:rPr>
          <w:b/>
          <w:bCs/>
        </w:rPr>
        <w:t xml:space="preserve">6.1 </w:t>
      </w:r>
      <w:r>
        <w:t xml:space="preserve">Each party acknowledges that damages alone may not be an adequate remedy for breach of this Agreement and that the Discloser shall be entitled to seek injunctive relief or specific performance.</w:t>
      </w:r>
    </w:p>
    <w:p>
      <w:pPr>
        <w:spacing w:after="120"/>
      </w:pPr>
      <w:r>
        <w:rPr>
          <w:b/>
          <w:bCs/>
        </w:rPr>
        <w:t xml:space="preserve">6.2 </w:t>
      </w:r>
      <w:r>
        <w:t xml:space="preserve">Nothing in this Agreement obliges either party to enter into any further agreement or transaction.</w:t>
      </w:r>
    </w:p>
    <w:p>
      <w:pPr>
        <w:spacing w:after="120"/>
      </w:pPr>
      <w:r>
        <w:rPr>
          <w:b/>
          <w:bCs/>
        </w:rPr>
        <w:t xml:space="preserve">6.3 </w:t>
      </w:r>
      <w:r>
        <w:t xml:space="preserve">This Agreement constitutes the entire agreement between the parties relating to its subject matter and supersedes all prior agreements, arrangements and understandings between them relating to that subject matter.</w:t>
      </w:r>
    </w:p>
    <w:p>
      <w:pPr>
        <w:spacing w:after="120"/>
      </w:pPr>
      <w:r>
        <w:rPr>
          <w:b/>
          <w:bCs/>
        </w:rPr>
        <w:t xml:space="preserve">6.4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pPr>
      <w:r>
        <w:rPr>
          <w:b/>
          <w:bCs/>
        </w:rPr>
        <w:t xml:space="preserve">6.5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pPr>
      <w:r>
        <w:rPr>
          <w:b/>
          <w:bCs/>
        </w:rPr>
        <w:t xml:space="preserve">6.6 </w:t>
      </w:r>
      <w:r>
        <w:t xml:space="preserve">A person who is not a party to this Agreement has no right under the Contracts (Rights of Third Parties) Act 1999 to enforce any of its terms.</w:t>
      </w:r>
    </w:p>
    <w:p>
      <w:pPr>
        <w:spacing w:after="120"/>
      </w:pPr>
      <w:r>
        <w:rPr>
          <w:b/>
          <w:bCs/>
        </w:rPr>
        <w:t xml:space="preserve">6.7 </w:t>
      </w:r>
      <w:r>
        <w:t xml:space="preserve">This Agreement may be executed in any number of counterparts, each of which is an original and all of which together constitute one agreement. Electronic signatures are valid and binding.</w:t>
      </w:r>
    </w:p>
    <w:p>
      <w:pPr>
        <w:spacing w:after="120"/>
      </w:pPr>
      <w:r>
        <w:rPr>
          <w:b/>
          <w:bCs/>
        </w:rPr>
        <w:t xml:space="preserve">6.8 </w:t>
      </w:r>
      <w:r>
        <w:t xml:space="preserve">This Agreement and any dispute or claim arising out of or in connection with it shall be governed by the</w:t>
      </w:r>
      <w:r>
        <w:t xml:space="preserve"> </w:t>
      </w:r>
      <w:del w:id="132" w:author="Acme Legal" w:date="2026-10-12T14:30:00Z">
        <w:r>
          <w:delText xml:space="preserve">law</w:delText>
        </w:r>
      </w:del>
      <w:r>
        <w:t xml:space="preserve"> </w:t>
      </w:r>
      <w:ins w:id="133" w:author="Acme Legal" w:date="2026-10-12T14:30:00Z">
        <w:r>
          <w:t xml:space="preserve">laws</w:t>
        </w:r>
      </w:ins>
      <w:r>
        <w:t xml:space="preserve"> </w:t>
      </w:r>
      <w:r>
        <w:t xml:space="preserve">of</w:t>
      </w:r>
      <w:r>
        <w:t xml:space="preserve"> </w:t>
      </w:r>
      <w:del w:id="134" w:author="Acme Legal" w:date="2026-10-12T14:30:00Z">
        <w:r>
          <w:delText xml:space="preserve">England and Wales.</w:delText>
        </w:r>
      </w:del>
      <w:r>
        <w:t xml:space="preserve"> </w:t>
      </w:r>
      <w:ins w:id="135" w:author="Acme Legal" w:date="2026-10-12T14:30:00Z">
        <w:r>
          <w:t xml:space="preserve">the State of New York.</w:t>
        </w:r>
      </w:ins>
    </w:p>
    <w:p>
      <w:pPr>
        <w:spacing w:after="120"/>
      </w:pPr>
      <w:r>
        <w:rPr>
          <w:b/>
          <w:bCs/>
        </w:rPr>
        <w:t xml:space="preserve">6.9 </w:t>
      </w:r>
      <w:r>
        <w:t xml:space="preserve">The</w:t>
      </w:r>
      <w:r>
        <w:t xml:space="preserve"> </w:t>
      </w:r>
      <w:del w:id="136" w:author="Acme Legal" w:date="2026-10-12T14:30:00Z">
        <w:r>
          <w:delText xml:space="preserve">courts of England</w:delText>
        </w:r>
      </w:del>
      <w:r>
        <w:t xml:space="preserve"> </w:t>
      </w:r>
      <w:ins w:id="137" w:author="Acme Legal" w:date="2026-10-12T14:30:00Z">
        <w:r>
          <w:t xml:space="preserve">state</w:t>
        </w:r>
      </w:ins>
      <w:r>
        <w:t xml:space="preserve"> </w:t>
      </w:r>
      <w:r>
        <w:t xml:space="preserve">and</w:t>
      </w:r>
      <w:r>
        <w:t xml:space="preserve"> </w:t>
      </w:r>
      <w:del w:id="138" w:author="Acme Legal" w:date="2026-10-12T14:30:00Z">
        <w:r>
          <w:delText xml:space="preserve">Wales</w:delText>
        </w:r>
      </w:del>
      <w:r>
        <w:t xml:space="preserve"> </w:t>
      </w:r>
      <w:ins w:id="139" w:author="Acme Legal" w:date="2026-10-12T14:30:00Z">
        <w:r>
          <w:t xml:space="preserve">federal courts located in New York County, New York</w:t>
        </w:r>
      </w:ins>
      <w:r>
        <w:t xml:space="preserve"> </w:t>
      </w:r>
      <w:r>
        <w:t xml:space="preserve">shall have exclusive jurisdiction to settle any dispute or claim arising out of or in connection with this Agreement.</w:t>
      </w:r>
    </w:p>
    <w:p>
      <w:pPr>
        <w:spacing w:after="160"/>
      </w:pPr>
      <w:r>
        <w:t xml:space="preserve">Signed for and on behalf of PortSwigger Ltd by [Authorised Signatory], Director. Signed for and on behalf of Acme Corporation by Wile E. Coyote,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cme Legal" w:date="2026-10-12T14:30:00.000Z">
    <w:p>
      <w:r>
        <w:t xml:space="preserve">Standard in all Acme NDAs: our engineers cannot unlearn what they have seen.</w:t>
      </w:r>
    </w:p>
  </w:comment>
  <w:comment w:id="1" w:author="Acme Legal" w:date="2026-10-12T14:30:00.000Z">
    <w:p>
      <w:r>
        <w:t xml:space="preserve">Our board requires a five-year term for all supplier NDAs.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2026-10-17T12:14:42.848Z</dcterms:created>
  <dcterms:modified xsi:type="dcterms:W3CDTF">2026-10-17T12:14:42.848Z</dcterms:modified>
</cp:coreProperties>
</file>

<file path=docProps/custom.xml><?xml version="1.0" encoding="utf-8"?>
<Properties xmlns="http://schemas.openxmlformats.org/officeDocument/2006/custom-properties" xmlns:vt="http://schemas.openxmlformats.org/officeDocument/2006/docPropsVTypes"/>
</file>