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Brightwater Robotics Inc., a Delaware corporation whose principal office is at 200 Harbor Drive, Boston, Massachusetts ("Brightwater").</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commentRangeStart w:id="0"/>
      <w:r>
        <w:rPr>
          <w:b/>
          <w:bCs/>
        </w:rPr>
        <w:t xml:space="preserve">1.3 </w:t>
      </w:r>
      <w:ins w:id="100" w:author="Brightwater Legal" w:date="2026-10-12T14:30:00Z">
        <w:r>
          <w:rPr>
            <w:b w:val="false"/>
            <w:bCs w:val="false"/>
          </w:rPr>
          <w:t xml:space="preserve">Information shall not be </w:t>
        </w:r>
      </w:ins>
      <w:r>
        <w:t xml:space="preserve">Confidential Information </w:t>
      </w:r>
      <w:del w:id="101" w:author="Brightwater Legal" w:date="2026-10-12T14:30:00Z">
        <w:r>
          <w:rPr>
            <w:b w:val="false"/>
            <w:bCs w:val="false"/>
          </w:rPr>
          <w:delText xml:space="preserve">does not include information tha</w:delText>
        </w:r>
      </w:del>
      <w:ins w:id="102" w:author="Brightwater Legal" w:date="2026-10-12T14:30:00Z">
        <w:r>
          <w:rPr>
            <w:b w:val="false"/>
            <w:bCs w:val="false"/>
          </w:rPr>
          <w:t xml:space="preserve">if i</w:t>
        </w:r>
      </w:ins>
      <w:r>
        <w:t xml:space="preserve">t: (a) is or becomes public</w:t>
      </w:r>
      <w:del w:id="103" w:author="Brightwater Legal" w:date="2026-10-12T14:30:00Z">
        <w:r>
          <w:rPr>
            <w:b w:val="false"/>
            <w:bCs w:val="false"/>
          </w:rPr>
          <w:delText xml:space="preserve">ly available </w:delText>
        </w:r>
      </w:del>
      <w:ins w:id="104" w:author="Brightwater Legal" w:date="2026-10-12T14:30:00Z">
        <w:r>
          <w:rPr>
            <w:b w:val="false"/>
            <w:bCs w:val="false"/>
          </w:rPr>
          <w:t xml:space="preserve"> </w:t>
        </w:r>
      </w:ins>
      <w:r>
        <w:t xml:space="preserve">other than </w:t>
      </w:r>
      <w:del w:id="105" w:author="Brightwater Legal" w:date="2026-10-12T14:30:00Z">
        <w:r>
          <w:rPr>
            <w:b w:val="false"/>
            <w:bCs w:val="false"/>
          </w:rPr>
          <w:delText xml:space="preserve">through </w:delText>
        </w:r>
      </w:del>
      <w:ins w:id="106" w:author="Brightwater Legal" w:date="2026-10-12T14:30:00Z">
        <w:r>
          <w:rPr>
            <w:b w:val="false"/>
            <w:bCs w:val="false"/>
          </w:rPr>
          <w:t xml:space="preserve">as a result of </w:t>
        </w:r>
      </w:ins>
      <w:r>
        <w:t xml:space="preserve">a breach of this Agreement; (b) was </w:t>
      </w:r>
      <w:ins w:id="107" w:author="Brightwater Legal" w:date="2026-10-12T14:30:00Z">
        <w:r>
          <w:rPr>
            <w:b w:val="false"/>
            <w:bCs w:val="false"/>
          </w:rPr>
          <w:t xml:space="preserve">already </w:t>
        </w:r>
      </w:ins>
      <w:r>
        <w:t xml:space="preserve">lawfully </w:t>
      </w:r>
      <w:del w:id="108" w:author="Brightwater Legal" w:date="2026-10-12T14:30:00Z">
        <w:r>
          <w:rPr>
            <w:b w:val="false"/>
            <w:bCs w:val="false"/>
          </w:rPr>
          <w:delText xml:space="preserve">in </w:delText>
        </w:r>
      </w:del>
      <w:ins w:id="109" w:author="Brightwater Legal" w:date="2026-10-12T14:30:00Z">
        <w:r>
          <w:rPr>
            <w:b w:val="false"/>
            <w:bCs w:val="false"/>
          </w:rPr>
          <w:t xml:space="preserve">held by </w:t>
        </w:r>
      </w:ins>
      <w:r>
        <w:t xml:space="preserve">the Recipient</w:t>
      </w:r>
      <w:del w:id="110" w:author="Brightwater Legal" w:date="2026-10-12T14:30:00Z">
        <w:r>
          <w:rPr>
            <w:b w:val="false"/>
            <w:bCs w:val="false"/>
          </w:rPr>
          <w:delText xml:space="preserve">'s possession before </w:delText>
        </w:r>
      </w:del>
      <w:ins w:id="111" w:author="Brightwater Legal" w:date="2026-10-12T14:30:00Z">
        <w:r>
          <w:rPr>
            <w:b w:val="false"/>
            <w:bCs w:val="false"/>
          </w:rPr>
          <w:t xml:space="preserve"> prior to </w:t>
        </w:r>
      </w:ins>
      <w:r>
        <w:t xml:space="preserve">disclosure; (c) is lawfully </w:t>
      </w:r>
      <w:del w:id="112" w:author="Brightwater Legal" w:date="2026-10-12T14:30:00Z">
        <w:r>
          <w:rPr>
            <w:b w:val="false"/>
            <w:bCs w:val="false"/>
          </w:rPr>
          <w:delText xml:space="preserve">receiv</w:delText>
        </w:r>
      </w:del>
      <w:ins w:id="113" w:author="Brightwater Legal" w:date="2026-10-12T14:30:00Z">
        <w:r>
          <w:rPr>
            <w:b w:val="false"/>
            <w:bCs w:val="false"/>
          </w:rPr>
          <w:t xml:space="preserve">obtain</w:t>
        </w:r>
      </w:ins>
      <w:r>
        <w:t xml:space="preserve">ed from a third party </w:t>
      </w:r>
      <w:del w:id="114" w:author="Brightwater Legal" w:date="2026-10-12T14:30:00Z">
        <w:r>
          <w:rPr>
            <w:b w:val="false"/>
            <w:bCs w:val="false"/>
          </w:rPr>
          <w:delText xml:space="preserve">without restriction</w:delText>
        </w:r>
      </w:del>
      <w:ins w:id="115" w:author="Brightwater Legal" w:date="2026-10-12T14:30:00Z">
        <w:r>
          <w:rPr>
            <w:b w:val="false"/>
            <w:bCs w:val="false"/>
          </w:rPr>
          <w:t xml:space="preserve">who is free to disclose it</w:t>
        </w:r>
      </w:ins>
      <w:r>
        <w:t xml:space="preserve">; or (d) is </w:t>
      </w:r>
      <w:ins w:id="116" w:author="Brightwater Legal" w:date="2026-10-12T14:30:00Z">
        <w:r>
          <w:rPr>
            <w:b w:val="false"/>
            <w:bCs w:val="false"/>
          </w:rPr>
          <w:t xml:space="preserve">developed </w:t>
        </w:r>
      </w:ins>
      <w:r>
        <w:t xml:space="preserve">independently </w:t>
      </w:r>
      <w:del w:id="117" w:author="Brightwater Legal" w:date="2026-10-12T14:30:00Z">
        <w:r>
          <w:rPr>
            <w:b w:val="false"/>
            <w:bCs w:val="false"/>
          </w:rPr>
          <w:delText xml:space="preserve">developed </w:delText>
        </w:r>
      </w:del>
      <w:r>
        <w:t xml:space="preserve">by the Recipient without </w:t>
      </w:r>
      <w:del w:id="118" w:author="Brightwater Legal" w:date="2026-10-12T14:30:00Z">
        <w:r>
          <w:rPr>
            <w:b w:val="false"/>
            <w:bCs w:val="false"/>
          </w:rPr>
          <w:delText xml:space="preserve">use of </w:delText>
        </w:r>
      </w:del>
      <w:ins w:id="119" w:author="Brightwater Legal" w:date="2026-10-12T14:30:00Z">
        <w:r>
          <w:rPr>
            <w:b w:val="false"/>
            <w:bCs w:val="false"/>
          </w:rPr>
          <w:t xml:space="preserve">reference to </w:t>
        </w:r>
      </w:ins>
      <w:r>
        <w:t xml:space="preserve">the Discloser's Confidential Information.</w:t>
      </w:r>
      <w:commentRangeEnd w:id="0"/>
      <w:r>
        <w:commentReference w:id="0"/>
      </w:r>
    </w:p>
    <w:p>
      <w:pPr>
        <w:pStyle w:val="Heading2"/>
        <w:spacing w:after="120" w:before="240"/>
      </w:pPr>
      <w:r>
        <w:rPr>
          <w:b/>
          <w:bCs/>
        </w:rPr>
        <w:t xml:space="preserve">2. OBLIGATIONS</w:t>
      </w:r>
    </w:p>
    <w:p>
      <w:pPr>
        <w:spacing w:after="120"/>
        <w:jc w:val="both"/>
      </w:pPr>
      <w:commentRangeStart w:id="1"/>
      <w:r>
        <w:rPr>
          <w:b/>
          <w:bCs/>
        </w:rPr>
        <w:t xml:space="preserve">2.1 </w:t>
      </w:r>
      <w:r>
        <w:t xml:space="preserve">The Recipient shall: (a) keep the Discloser's Confidential Information confidential; (b) use it only for the Purpose; and (c) not disclose it to any person except its </w:t>
      </w:r>
      <w:ins w:id="120" w:author="Brightwater Legal" w:date="2026-10-12T14:30:00Z">
        <w:r>
          <w:rPr>
            <w:b w:val="false"/>
            <w:bCs w:val="false"/>
          </w:rPr>
          <w:t xml:space="preserve">and its Affiliates' </w:t>
        </w:r>
      </w:ins>
      <w:r>
        <w:t xml:space="preserve">employees, officers, professional advisers and subcontractors who need to know it for the Purpose and who are bound by confidentiality obligations no less protective than those in this Agreement.</w:t>
      </w:r>
      <w:commentRangeEnd w:id="1"/>
      <w:r>
        <w:commentReference w:id="1"/>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spacing w:after="120"/>
        <w:jc w:val="both"/>
      </w:pPr>
      <w:commentRangeStart w:id="2"/>
      <w:ins w:id="121" w:author="Brightwater Legal" w:date="2026-10-12T14:30:00Z">
        <w:r>
          <w:rPr>
            <w:b/>
            <w:bCs/>
          </w:rPr>
          <w:t xml:space="preserve">2.4 </w:t>
        </w:r>
      </w:ins>
      <w:ins w:id="122" w:author="Brightwater Legal" w:date="2026-10-12T14:30:00Z">
        <w:r>
          <w:rPr>
            <w:b w:val="false"/>
            <w:bCs w:val="false"/>
          </w:rPr>
          <w:t xml:space="preserve">Notwithstanding clause 2.1, either party shall be free to use for any purpose the Residuals resulting from access to or work with the Confidential Information of the other party. "Residuals" means information in non-tangible form which may be retained in the unaided memory of persons who have had access to the Confidential Information.</w:t>
        </w:r>
      </w:ins>
      <w:commentRangeEnd w:id="2"/>
      <w:r>
        <w:commentReference w:id="2"/>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del w:id="123" w:author="Brightwater Legal" w:date="2026-10-12T14:30:00Z">
        <w:r>
          <w:rPr>
            <w:b/>
            <w:bCs/>
          </w:rPr>
          <w:delText xml:space="preserve">3.3 </w:delText>
        </w:r>
      </w:del>
      <w:del w:id="124" w:author="Brightwater Legal" w:date="2026-10-12T14:30:00Z">
        <w:r>
          <w:rPr>
            <w:b w:val="false"/>
            <w:bCs w:val="false"/>
          </w:rPr>
          <w:delText xml:space="preserve">Confidential Information is provided "as is". The Discloser gives no warranty as to its accuracy or completeness.</w:delText>
        </w:r>
      </w:del>
    </w:p>
    <w:p>
      <w:pPr>
        <w:pStyle w:val="Heading2"/>
        <w:spacing w:after="120" w:before="240"/>
      </w:pPr>
      <w:r>
        <w:rPr>
          <w:b/>
          <w:bCs/>
        </w:rPr>
        <w:t xml:space="preserve">4. TERM</w:t>
      </w:r>
    </w:p>
    <w:p>
      <w:pPr>
        <w:spacing w:after="120"/>
        <w:jc w:val="both"/>
      </w:pPr>
      <w:commentRangeStart w:id="3"/>
      <w:r>
        <w:rPr>
          <w:b/>
          <w:bCs/>
        </w:rPr>
        <w:t xml:space="preserve">4.1 </w:t>
      </w:r>
      <w:r>
        <w:t xml:space="preserve">This Agreement starts on the date of last signature and continues for two (2) years. The obligations in this Agreement shall continue for </w:t>
      </w:r>
      <w:del w:id="125" w:author="Brightwater Legal" w:date="2026-10-12T14:30:00Z">
        <w:r>
          <w:rPr>
            <w:b w:val="false"/>
            <w:bCs w:val="false"/>
          </w:rPr>
          <w:delText xml:space="preserve">three (3</w:delText>
        </w:r>
      </w:del>
      <w:ins w:id="126" w:author="Brightwater Legal" w:date="2026-10-12T14:30:00Z">
        <w:r>
          <w:rPr>
            <w:b w:val="false"/>
            <w:bCs w:val="false"/>
          </w:rPr>
          <w:t xml:space="preserve">five (5</w:t>
        </w:r>
      </w:ins>
      <w:r>
        <w:t xml:space="preserve">) years from the date of termination or expiry, except in relation to trade secrets, which shall be protected for as long as they remain trade secrets.</w:t>
      </w:r>
      <w:commentRangeEnd w:id="3"/>
      <w:r>
        <w:commentReference w:id="3"/>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commentRangeStart w:id="4"/>
      <w:r>
        <w:rPr>
          <w:b/>
          <w:bCs/>
        </w:rPr>
        <w:t xml:space="preserve">5.8 </w:t>
      </w:r>
      <w:r>
        <w:t xml:space="preserve">This Agreement and any dispute or claim arising out of or in connection with it shall be governed by the law</w:t>
      </w:r>
      <w:del w:id="127" w:author="Brightwater Legal" w:date="2026-10-12T14:30:00Z">
        <w:r>
          <w:rPr>
            <w:b w:val="false"/>
            <w:bCs w:val="false"/>
          </w:rPr>
          <w:delText xml:space="preserve"> </w:delText>
        </w:r>
      </w:del>
      <w:ins w:id="128" w:author="Brightwater Legal" w:date="2026-10-12T14:30:00Z">
        <w:r>
          <w:rPr>
            <w:b w:val="false"/>
            <w:bCs w:val="false"/>
          </w:rPr>
          <w:t xml:space="preserve">s of the State </w:t>
        </w:r>
      </w:ins>
      <w:r>
        <w:t xml:space="preserve">of </w:t>
      </w:r>
      <w:del w:id="129" w:author="Brightwater Legal" w:date="2026-10-12T14:30:00Z">
        <w:r>
          <w:rPr>
            <w:b w:val="false"/>
            <w:bCs w:val="false"/>
          </w:rPr>
          <w:delText xml:space="preserve">England and Wales.</w:delText>
        </w:r>
      </w:del>
      <w:ins w:id="130" w:author="Brightwater Legal" w:date="2026-10-12T14:30:00Z">
        <w:r>
          <w:rPr>
            <w:b w:val="false"/>
            <w:bCs w:val="false"/>
          </w:rPr>
          <w:t xml:space="preserve">New York.</w:t>
        </w:r>
      </w:ins>
      <w:commentRangeEnd w:id="4"/>
      <w:r>
        <w:commentReference w:id="4"/>
      </w:r>
    </w:p>
    <w:p>
      <w:pPr>
        <w:spacing w:after="120"/>
        <w:jc w:val="both"/>
      </w:pPr>
      <w:r>
        <w:rPr>
          <w:b/>
          <w:bCs/>
        </w:rPr>
        <w:t xml:space="preserve">5.9 </w:t>
      </w:r>
      <w:r>
        <w:t xml:space="preserve">The </w:t>
      </w:r>
      <w:ins w:id="131" w:author="Brightwater Legal" w:date="2026-10-12T14:30:00Z">
        <w:r>
          <w:rPr>
            <w:b w:val="false"/>
            <w:bCs w:val="false"/>
          </w:rPr>
          <w:t xml:space="preserve">state and federal </w:t>
        </w:r>
      </w:ins>
      <w:r>
        <w:t xml:space="preserve">courts </w:t>
      </w:r>
      <w:del w:id="132" w:author="Brightwater Legal" w:date="2026-10-12T14:30:00Z">
        <w:r>
          <w:rPr>
            <w:b w:val="false"/>
            <w:bCs w:val="false"/>
          </w:rPr>
          <w:delText xml:space="preserve">of England and Wales </w:delText>
        </w:r>
      </w:del>
      <w:ins w:id="133" w:author="Brightwater Legal" w:date="2026-10-12T14:30:00Z">
        <w:r>
          <w:rPr>
            <w:b w:val="false"/>
            <w:bCs w:val="false"/>
          </w:rPr>
          <w:t xml:space="preserve">located in New York County, New York </w:t>
        </w:r>
      </w:ins>
      <w:r>
        <w:t xml:space="preserve">shall have exclusive jurisdiction to settle any dispute or claim arising out of or in connection with this Agreement.</w:t>
      </w:r>
    </w:p>
    <w:p>
      <w:pPr>
        <w:spacing w:after="120"/>
        <w:jc w:val="both"/>
      </w:pPr>
      <w:ins w:id="134" w:author="Brightwater Legal" w:date="2026-10-12T14:30:00Z">
        <w:r>
          <w:rPr>
            <w:b/>
            <w:bCs/>
          </w:rPr>
          <w:t xml:space="preserve">5.10 </w:t>
        </w:r>
      </w:ins>
      <w:ins w:id="135" w:author="Brightwater Legal" w:date="2026-10-12T14:30:00Z">
        <w:r>
          <w:rPr>
            <w:b w:val="false"/>
            <w:bCs w:val="false"/>
          </w:rPr>
          <w:t xml:space="preserve">Non-solicitation. During the term of this Agreement and for twenty-four (24) months after it ends, PortSwigger shall not directly or indirectly solicit, employ or engage any employee of Brightwater with whom it has had contact in connection with the Purpose.</w:t>
        </w:r>
      </w:ins>
    </w:p>
    <w:p>
      <w:pPr>
        <w:spacing w:after="120"/>
        <w:jc w:val="both"/>
      </w:pPr>
      <w:r>
        <w:t xml:space="preserve">Signed for and on behalf of PortSwigger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rightwater Legal" w:date="2026-10-12T14:30:00.000Z">
    <w:p>
      <w:r>
        <w:t xml:space="preserve">Tidied the drafting; no change in substance intended.</w:t>
      </w:r>
    </w:p>
  </w:comment>
  <w:comment w:id="1" w:author="Brightwater Legal" w:date="2026-10-12T14:30:00.000Z">
    <w:p>
      <w:r>
        <w:t xml:space="preserve">Our engineering team sits in a subsidiary, so Affiliates need access.</w:t>
      </w:r>
    </w:p>
  </w:comment>
  <w:comment w:id="2" w:author="Brightwater Legal" w:date="2026-10-12T14:30:00.000Z">
    <w:p>
      <w:r>
        <w:t xml:space="preserve">Standard in all Brightwater NDAs: our engineers cannot unlearn what they have seen.</w:t>
      </w:r>
    </w:p>
  </w:comment>
  <w:comment w:id="3" w:author="Brightwater Legal" w:date="2026-10-12T14:30:00.000Z">
    <w:p>
      <w:r>
        <w:t xml:space="preserve">Our board requires a five-year term for all supplier NDAs.</w:t>
      </w:r>
    </w:p>
  </w:comment>
  <w:comment w:id="4" w:author="Brightwater Legal" w:date="2026-10-12T14:30:00.000Z">
    <w:p>
      <w:r>
        <w:t xml:space="preserve">We contract under New York law as standard.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Brightwater Legal</dc:creator>
  <cp:lastModifiedBy>Un-named</cp:lastModifiedBy>
  <cp:revision>1</cp:revision>
  <dcterms:created xsi:type="dcterms:W3CDTF">2026-10-17T17:29:58.166Z</dcterms:created>
  <dcterms:modified xsi:type="dcterms:W3CDTF">2026-10-17T17:29:58.166Z</dcterms:modified>
</cp:coreProperties>
</file>

<file path=docProps/custom.xml><?xml version="1.0" encoding="utf-8"?>
<Properties xmlns="http://schemas.openxmlformats.org/officeDocument/2006/custom-properties" xmlns:vt="http://schemas.openxmlformats.org/officeDocument/2006/docPropsVTypes"/>
</file>