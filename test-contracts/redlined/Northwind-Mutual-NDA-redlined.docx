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F1959" w14:textId="3B4EFC7F" w:rsidR="004212AA" w:rsidRDefault="00A71058">
      <w:pPr>
        <w:rPr>
          <w:rFonts w:ascii="Georgia" w:hAnsi="Georgia" w:cs="Arial"/>
          <w:sz w:val="44"/>
          <w:szCs w:val="44"/>
        </w:rPr>
      </w:pPr>
      <w:r>
        <w:rPr>
          <w:rFonts w:ascii="Georgia" w:hAnsi="Georgia" w:cs="Arial"/>
          <w:sz w:val="44"/>
          <w:szCs w:val="44"/>
        </w:rPr>
        <w:t>Mutual Non-Disclosure Agreement</w:t>
      </w:r>
    </w:p>
    <w:p w14:paraId="6039728B" w14:textId="16EC399B" w:rsidR="00EA3EB7" w:rsidRDefault="00EA3EB7">
      <w:pPr>
        <w:rPr>
          <w:rFonts w:ascii="Arial" w:hAnsi="Arial" w:cs="Arial"/>
          <w:sz w:val="16"/>
          <w:szCs w:val="16"/>
        </w:rPr>
      </w:pPr>
    </w:p>
    <w:tbl>
      <w:tblPr>
        <w:tblStyle w:val="TableGrid"/>
        <w:tblW w:w="0" w:type="auto"/>
        <w:tblLook w:val="04A0" w:firstRow="1" w:lastRow="0" w:firstColumn="1" w:lastColumn="0" w:noHBand="0" w:noVBand="1"/>
      </w:tblPr>
      <w:tblGrid>
        <w:gridCol w:w="10070"/>
      </w:tblGrid>
      <w:tr w:rsidR="00EA3EB7" w14:paraId="19972E9E" w14:textId="77777777" w:rsidTr="00711EC9">
        <w:tc>
          <w:tcPr>
            <w:tcW w:w="10070" w:type="dxa"/>
            <w:tcBorders>
              <w:top w:val="nil"/>
              <w:left w:val="nil"/>
              <w:bottom w:val="nil"/>
              <w:right w:val="nil"/>
            </w:tcBorders>
            <w:shd w:val="clear" w:color="auto" w:fill="F8F2EB"/>
          </w:tcPr>
          <w:p w14:paraId="0B09FF63" w14:textId="5D265230" w:rsidR="00EA3EB7" w:rsidRPr="00184D09" w:rsidRDefault="00EA3EB7" w:rsidP="00184D09">
            <w:pPr>
              <w:spacing w:before="120" w:after="120" w:line="276" w:lineRule="auto"/>
              <w:jc w:val="both"/>
              <w:rPr>
                <w:rFonts w:ascii="Arial" w:hAnsi="Arial" w:cs="Arial"/>
                <w:sz w:val="16"/>
                <w:szCs w:val="16"/>
              </w:rPr>
            </w:pPr>
            <w:r w:rsidRPr="00184D09">
              <w:rPr>
                <w:rFonts w:ascii="Arial" w:eastAsia="Arial" w:hAnsi="Arial" w:cs="Arial"/>
                <w:color w:val="494A4B"/>
                <w:sz w:val="16"/>
                <w:szCs w:val="16"/>
              </w:rPr>
              <w:t>This Mutual Non-Disclosure Agreement (the “</w:t>
            </w:r>
            <w:r w:rsidRPr="00184D09">
              <w:rPr>
                <w:rFonts w:ascii="Arial" w:eastAsia="Arial" w:hAnsi="Arial" w:cs="Arial"/>
                <w:b/>
                <w:bCs/>
                <w:color w:val="494A4B"/>
                <w:sz w:val="16"/>
                <w:szCs w:val="16"/>
              </w:rPr>
              <w:t>MNDA</w:t>
            </w:r>
            <w:r w:rsidRPr="00184D09">
              <w:rPr>
                <w:rFonts w:ascii="Arial" w:eastAsia="Arial" w:hAnsi="Arial" w:cs="Arial"/>
                <w:color w:val="494A4B"/>
                <w:sz w:val="16"/>
                <w:szCs w:val="16"/>
              </w:rPr>
              <w:t>”) consists of: (1) this Cover Page (“</w:t>
            </w:r>
            <w:r w:rsidRPr="00184D09">
              <w:rPr>
                <w:rFonts w:ascii="Arial" w:eastAsia="Arial" w:hAnsi="Arial" w:cs="Arial"/>
                <w:b/>
                <w:color w:val="494A4B"/>
                <w:sz w:val="16"/>
                <w:szCs w:val="16"/>
              </w:rPr>
              <w:t>Cover Page</w:t>
            </w:r>
            <w:r w:rsidRPr="00184D09">
              <w:rPr>
                <w:rFonts w:ascii="Arial" w:eastAsia="Arial" w:hAnsi="Arial" w:cs="Arial"/>
                <w:color w:val="494A4B"/>
                <w:sz w:val="16"/>
                <w:szCs w:val="16"/>
              </w:rPr>
              <w:t xml:space="preserve">”) and (2) the Common Paper Mutual NDA Standard Terms Version 1.0 posted at </w:t>
            </w:r>
            <w:hyperlink r:id="rId7">
              <w:r w:rsidRPr="00184D09">
                <w:rPr>
                  <w:rFonts w:ascii="Arial" w:eastAsia="Arial" w:hAnsi="Arial" w:cs="Arial"/>
                  <w:color w:val="494A4B"/>
                  <w:sz w:val="16"/>
                  <w:szCs w:val="16"/>
                  <w:u w:val="single"/>
                </w:rPr>
                <w:t>commonpaper.com/standards/mutual-</w:t>
              </w:r>
              <w:proofErr w:type="spellStart"/>
              <w:r w:rsidRPr="00184D09">
                <w:rPr>
                  <w:rFonts w:ascii="Arial" w:eastAsia="Arial" w:hAnsi="Arial" w:cs="Arial"/>
                  <w:color w:val="494A4B"/>
                  <w:sz w:val="16"/>
                  <w:szCs w:val="16"/>
                  <w:u w:val="single"/>
                </w:rPr>
                <w:t>nda</w:t>
              </w:r>
              <w:proofErr w:type="spellEnd"/>
              <w:r w:rsidRPr="00184D09">
                <w:rPr>
                  <w:rFonts w:ascii="Arial" w:eastAsia="Arial" w:hAnsi="Arial" w:cs="Arial"/>
                  <w:color w:val="494A4B"/>
                  <w:sz w:val="16"/>
                  <w:szCs w:val="16"/>
                  <w:u w:val="single"/>
                </w:rPr>
                <w:t>/1.0</w:t>
              </w:r>
            </w:hyperlink>
            <w:r w:rsidR="00B5793D">
              <w:rPr>
                <w:rFonts w:ascii="Arial" w:eastAsia="Arial" w:hAnsi="Arial" w:cs="Arial"/>
                <w:color w:val="494A4B"/>
                <w:sz w:val="16"/>
                <w:szCs w:val="16"/>
              </w:rPr>
              <w:t xml:space="preserve"> </w:t>
            </w:r>
            <w:r w:rsidR="00B5793D" w:rsidRPr="00184D09">
              <w:rPr>
                <w:rFonts w:ascii="Arial" w:eastAsia="Arial" w:hAnsi="Arial" w:cs="Arial"/>
                <w:color w:val="494A4B"/>
                <w:sz w:val="16"/>
                <w:szCs w:val="16"/>
              </w:rPr>
              <w:t>(“</w:t>
            </w:r>
            <w:r w:rsidR="00B5793D" w:rsidRPr="00184D09">
              <w:rPr>
                <w:rFonts w:ascii="Arial" w:eastAsia="Arial" w:hAnsi="Arial" w:cs="Arial"/>
                <w:b/>
                <w:color w:val="494A4B"/>
                <w:sz w:val="16"/>
                <w:szCs w:val="16"/>
              </w:rPr>
              <w:t>Standard Terms</w:t>
            </w:r>
            <w:r w:rsidR="00B5793D" w:rsidRPr="00184D09">
              <w:rPr>
                <w:rFonts w:ascii="Arial" w:eastAsia="Arial" w:hAnsi="Arial" w:cs="Arial"/>
                <w:color w:val="494A4B"/>
                <w:sz w:val="16"/>
                <w:szCs w:val="16"/>
              </w:rPr>
              <w:t>”)</w:t>
            </w:r>
            <w:r w:rsidR="00B5793D">
              <w:rPr>
                <w:rFonts w:ascii="Arial" w:eastAsia="Arial" w:hAnsi="Arial" w:cs="Arial"/>
                <w:color w:val="494A4B"/>
                <w:sz w:val="16"/>
                <w:szCs w:val="16"/>
              </w:rPr>
              <w:t>.</w:t>
            </w:r>
            <w:r w:rsidRPr="00184D09">
              <w:rPr>
                <w:rFonts w:ascii="Arial" w:hAnsi="Arial" w:cs="Arial"/>
                <w:color w:val="494A4B"/>
                <w:sz w:val="16"/>
                <w:szCs w:val="16"/>
              </w:rPr>
              <w:t xml:space="preserve"> A copy of the Standard Terms is attached for convenience only.</w:t>
            </w:r>
            <w:r w:rsidRPr="00184D09">
              <w:rPr>
                <w:rFonts w:ascii="Arial" w:eastAsia="Arial" w:hAnsi="Arial" w:cs="Arial"/>
                <w:color w:val="494A4B"/>
                <w:sz w:val="16"/>
                <w:szCs w:val="16"/>
              </w:rPr>
              <w:t xml:space="preserve"> Any modifications of the Standard Terms should be made on the Cover Page, which will control over conflicts with the Standard Terms</w:t>
            </w:r>
            <w:r w:rsidR="00184D09" w:rsidRPr="00184D09">
              <w:rPr>
                <w:rFonts w:ascii="Arial" w:eastAsia="Arial" w:hAnsi="Arial" w:cs="Arial"/>
                <w:color w:val="494A4B"/>
                <w:sz w:val="16"/>
                <w:szCs w:val="16"/>
              </w:rPr>
              <w:t>.</w:t>
            </w:r>
          </w:p>
        </w:tc>
      </w:tr>
    </w:tbl>
    <w:p w14:paraId="7F6AB37D" w14:textId="70099217" w:rsidR="00EA3EB7" w:rsidRDefault="00EA3EB7">
      <w:pPr>
        <w:rPr>
          <w:rFonts w:ascii="Arial" w:hAnsi="Arial" w:cs="Arial"/>
          <w:sz w:val="16"/>
          <w:szCs w:val="16"/>
        </w:rPr>
      </w:pPr>
    </w:p>
    <w:tbl>
      <w:tblPr>
        <w:tblStyle w:val="TableGrid"/>
        <w:tblW w:w="0" w:type="auto"/>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ook w:val="04A0" w:firstRow="1" w:lastRow="0" w:firstColumn="1" w:lastColumn="0" w:noHBand="0" w:noVBand="1"/>
      </w:tblPr>
      <w:tblGrid>
        <w:gridCol w:w="3420"/>
        <w:gridCol w:w="6650"/>
      </w:tblGrid>
      <w:tr w:rsidR="00711EC9" w14:paraId="0A5C06D7" w14:textId="77777777" w:rsidTr="00184D09">
        <w:tc>
          <w:tcPr>
            <w:tcW w:w="3420" w:type="dxa"/>
            <w:tcMar>
              <w:top w:w="144" w:type="dxa"/>
              <w:left w:w="115" w:type="dxa"/>
              <w:bottom w:w="144" w:type="dxa"/>
              <w:right w:w="115" w:type="dxa"/>
            </w:tcMar>
            <w:vAlign w:val="center"/>
          </w:tcPr>
          <w:p w14:paraId="435665E3" w14:textId="77777777" w:rsidR="00711EC9" w:rsidRDefault="001E4B7B" w:rsidP="00184D09">
            <w:pPr>
              <w:spacing w:line="276" w:lineRule="auto"/>
              <w:rPr>
                <w:rFonts w:ascii="Arial" w:hAnsi="Arial" w:cs="Arial"/>
                <w:b/>
                <w:bCs/>
                <w:sz w:val="18"/>
                <w:szCs w:val="18"/>
              </w:rPr>
            </w:pPr>
            <w:r w:rsidRPr="001E4B7B">
              <w:rPr>
                <w:rFonts w:ascii="Arial" w:hAnsi="Arial" w:cs="Arial"/>
                <w:b/>
                <w:bCs/>
                <w:sz w:val="18"/>
                <w:szCs w:val="18"/>
              </w:rPr>
              <w:t>Purpose</w:t>
            </w:r>
          </w:p>
          <w:p w14:paraId="7BC819CD" w14:textId="3C7D4AEA" w:rsidR="001E4B7B" w:rsidRPr="001E4B7B" w:rsidRDefault="001E4B7B" w:rsidP="00184D09">
            <w:pPr>
              <w:spacing w:line="276" w:lineRule="auto"/>
              <w:rPr>
                <w:rFonts w:ascii="Arial" w:hAnsi="Arial" w:cs="Arial"/>
                <w:b/>
                <w:bCs/>
                <w:color w:val="8C8D8E"/>
                <w:sz w:val="14"/>
                <w:szCs w:val="14"/>
              </w:rPr>
            </w:pPr>
            <w:r w:rsidRPr="001E4B7B">
              <w:rPr>
                <w:rFonts w:ascii="Arial" w:hAnsi="Arial" w:cs="Arial"/>
                <w:b/>
                <w:bCs/>
                <w:color w:val="8C8D8E"/>
                <w:sz w:val="14"/>
                <w:szCs w:val="14"/>
              </w:rPr>
              <w:t>How</w:t>
            </w:r>
            <w:r>
              <w:rPr>
                <w:rFonts w:ascii="Arial" w:hAnsi="Arial" w:cs="Arial"/>
                <w:b/>
                <w:bCs/>
                <w:color w:val="8C8D8E"/>
                <w:sz w:val="14"/>
                <w:szCs w:val="14"/>
              </w:rPr>
              <w:t xml:space="preserve"> Confidential Information may be used</w:t>
            </w:r>
          </w:p>
        </w:tc>
        <w:tc>
          <w:tcPr>
            <w:tcW w:w="6650" w:type="dxa"/>
            <w:tcMar>
              <w:top w:w="144" w:type="dxa"/>
              <w:left w:w="115" w:type="dxa"/>
              <w:bottom w:w="144" w:type="dxa"/>
              <w:right w:w="115" w:type="dxa"/>
            </w:tcMar>
            <w:vAlign w:val="center"/>
          </w:tcPr>
          <w:p w14:paraId="4692D757" w14:textId="18660C96" w:rsidR="00711EC9" w:rsidRPr="00DA52F6" w:rsidRDefault="00184D09" w:rsidP="00B04BBA">
            <w:pPr>
              <w:spacing w:line="276" w:lineRule="auto"/>
              <w:ind w:left="519" w:hanging="519"/>
              <w:rPr>
                <w:rFonts w:ascii="Arial" w:hAnsi="Arial" w:cs="Arial"/>
                <w:color w:val="000000" w:themeColor="text1"/>
                <w:sz w:val="16"/>
                <w:szCs w:val="16"/>
              </w:rPr>
            </w:pPr>
            <w:del w:id="1006" w:author="Northwind Legal" w:date="2026-10-17T01:47:38Z">
              <w:r w:rsidRPr="00DA52F6">
                <w:rPr>
                  <w:rFonts w:ascii="Arial" w:hAnsi="Arial" w:cs="Arial"/>
                  <w:color w:val="000000" w:themeColor="text1"/>
                  <w:sz w:val="16"/>
                  <w:szCs w:val="16"/>
                  <w:highlight w:val="yellow"/>
                </w:rPr>
                <w:delText>[</w:delText>
              </w:r>
            </w:del>
            <w:del w:id="1007" w:author="Northwind Legal" w:date="2026-10-17T01:47:38Z">
              <w:r w:rsidRPr="00DA52F6">
                <w:rPr>
                  <w:rFonts w:ascii="Arial" w:hAnsi="Arial" w:cs="Arial"/>
                  <w:color w:val="000000" w:themeColor="text1"/>
                  <w:sz w:val="16"/>
                  <w:szCs w:val="16"/>
                  <w:highlight w:val="yellow"/>
                  <w:u w:val="single"/>
                </w:rPr>
                <w:delText xml:space="preserve">Evaluating whether to </w:delText>
              </w:r>
            </w:del>
            <w:proofErr w:type="gramStart"/>
            <w:del w:id="1008" w:author="Northwind Legal" w:date="2026-10-17T01:47:38Z">
              <w:r w:rsidRPr="00DA52F6">
                <w:rPr>
                  <w:rFonts w:ascii="Arial" w:hAnsi="Arial" w:cs="Arial"/>
                  <w:color w:val="000000" w:themeColor="text1"/>
                  <w:sz w:val="16"/>
                  <w:szCs w:val="16"/>
                  <w:highlight w:val="yellow"/>
                  <w:u w:val="single"/>
                </w:rPr>
                <w:delText>enter into</w:delText>
              </w:r>
            </w:del>
            <w:proofErr w:type="gramEnd"/>
            <w:del w:id="1009" w:author="Northwind Legal" w:date="2026-10-17T01:47:38Z">
              <w:r w:rsidRPr="00DA52F6">
                <w:rPr>
                  <w:rFonts w:ascii="Arial" w:hAnsi="Arial" w:cs="Arial"/>
                  <w:color w:val="000000" w:themeColor="text1"/>
                  <w:sz w:val="16"/>
                  <w:szCs w:val="16"/>
                  <w:highlight w:val="yellow"/>
                  <w:u w:val="single"/>
                </w:rPr>
                <w:delText xml:space="preserve"> </w:delText>
              </w:r>
            </w:del>
            <w:ins w:id="1005" w:author="Northwind Legal" w:date="2026-10-17T01:47:38Z">
              <w:r>
                <w:rPr>
                  <w:rFonts w:ascii="Arial" w:hAnsi="Arial" w:cs="Arial"/>
                  <w:color w:val="000000" w:themeColor="text1"/>
                  <w:sz w:val="16"/>
                  <w:szCs w:val="16"/>
                  <w:highlight w:val="yellow"/>
                  <w:u w:val="single"/>
                </w:rPr>
                <w:t xml:space="preserve">Evaluating </w:t>
              </w:r>
            </w:ins>
            <w:r w:rsidRPr="00DA52F6">
              <w:rPr>
                <w:rFonts w:ascii="Arial" w:hAnsi="Arial" w:cs="Arial"/>
                <w:color w:val="000000" w:themeColor="text1"/>
                <w:sz w:val="16"/>
                <w:szCs w:val="16"/>
                <w:highlight w:val="yellow"/>
                <w:u w:val="single"/>
              </w:rPr>
              <w:t xml:space="preserve">a </w:t>
            </w:r>
            <w:del w:id="1004" w:author="Northwind Legal" w:date="2026-10-17T01:47:38Z">
              <w:r w:rsidRPr="00DA52F6">
                <w:rPr>
                  <w:rFonts w:ascii="Arial" w:hAnsi="Arial" w:cs="Arial"/>
                  <w:color w:val="000000" w:themeColor="text1"/>
                  <w:sz w:val="16"/>
                  <w:szCs w:val="16"/>
                  <w:highlight w:val="yellow"/>
                  <w:u w:val="single"/>
                </w:rPr>
                <w:delText xml:space="preserve">business relationship with </w:delText>
              </w:r>
            </w:del>
            <w:ins w:id="1003" w:author="Northwind Legal" w:date="2026-10-17T01:47:38Z">
              <w:r>
                <w:rPr>
                  <w:rFonts w:ascii="Arial" w:hAnsi="Arial" w:cs="Arial"/>
                  <w:color w:val="000000" w:themeColor="text1"/>
                  <w:sz w:val="16"/>
                  <w:szCs w:val="16"/>
                  <w:highlight w:val="yellow"/>
                  <w:u w:val="single"/>
                </w:rPr>
                <w:t xml:space="preserve">potential integration partnership between </w:t>
              </w:r>
            </w:ins>
            <w:r w:rsidRPr="00DA52F6">
              <w:rPr>
                <w:rFonts w:ascii="Arial" w:hAnsi="Arial" w:cs="Arial"/>
                <w:color w:val="000000" w:themeColor="text1"/>
                <w:sz w:val="16"/>
                <w:szCs w:val="16"/>
                <w:highlight w:val="yellow"/>
                <w:u w:val="single"/>
              </w:rPr>
              <w:t xml:space="preserve">the </w:t>
            </w:r>
            <w:del w:id="1001" w:author="Northwind Legal" w:date="2026-10-17T01:47:38Z">
              <w:r w:rsidRPr="00DA52F6">
                <w:rPr>
                  <w:rFonts w:ascii="Arial" w:hAnsi="Arial" w:cs="Arial"/>
                  <w:color w:val="000000" w:themeColor="text1"/>
                  <w:sz w:val="16"/>
                  <w:szCs w:val="16"/>
                  <w:highlight w:val="yellow"/>
                  <w:u w:val="single"/>
                </w:rPr>
                <w:delText xml:space="preserve">other party.</w:delText>
              </w:r>
            </w:del>
            <w:del w:id="1002" w:author="Northwind Legal" w:date="2026-10-17T01:47:38Z">
              <w:r w:rsidRPr="00DA52F6">
                <w:rPr>
                  <w:rFonts w:ascii="Arial" w:hAnsi="Arial" w:cs="Arial"/>
                  <w:color w:val="000000" w:themeColor="text1"/>
                  <w:sz w:val="16"/>
                  <w:szCs w:val="16"/>
                  <w:highlight w:val="yellow"/>
                </w:rPr>
                <w:delText>]</w:delText>
              </w:r>
            </w:del>
            <w:ins w:id="1000" w:author="Northwind Legal" w:date="2026-10-17T01:47:38Z">
              <w:r>
                <w:rPr>
                  <w:rFonts w:ascii="Arial" w:hAnsi="Arial" w:cs="Arial"/>
                  <w:color w:val="000000" w:themeColor="text1"/>
                  <w:sz w:val="16"/>
                  <w:szCs w:val="16"/>
                  <w:highlight w:val="yellow"/>
                </w:rPr>
                <w:t xml:space="preserve">parties.</w:t>
              </w:r>
            </w:ins>
          </w:p>
        </w:tc>
      </w:tr>
      <w:tr w:rsidR="00711EC9" w14:paraId="6A1B5A89" w14:textId="77777777" w:rsidTr="00184D09">
        <w:tc>
          <w:tcPr>
            <w:tcW w:w="3420" w:type="dxa"/>
            <w:tcMar>
              <w:top w:w="144" w:type="dxa"/>
              <w:left w:w="115" w:type="dxa"/>
              <w:bottom w:w="144" w:type="dxa"/>
              <w:right w:w="115" w:type="dxa"/>
            </w:tcMar>
            <w:vAlign w:val="center"/>
          </w:tcPr>
          <w:p w14:paraId="077F1E9B" w14:textId="78A0FF90" w:rsidR="00711EC9" w:rsidRPr="001E4B7B" w:rsidRDefault="001E4B7B" w:rsidP="00184D09">
            <w:pPr>
              <w:spacing w:line="276" w:lineRule="auto"/>
              <w:rPr>
                <w:rFonts w:ascii="Arial" w:hAnsi="Arial" w:cs="Arial"/>
                <w:b/>
                <w:bCs/>
                <w:sz w:val="18"/>
                <w:szCs w:val="18"/>
              </w:rPr>
            </w:pPr>
            <w:r w:rsidRPr="001E4B7B">
              <w:rPr>
                <w:rFonts w:ascii="Arial" w:hAnsi="Arial" w:cs="Arial"/>
                <w:b/>
                <w:bCs/>
                <w:sz w:val="18"/>
                <w:szCs w:val="18"/>
              </w:rPr>
              <w:t>E</w:t>
            </w:r>
            <w:r>
              <w:rPr>
                <w:rFonts w:ascii="Arial" w:hAnsi="Arial" w:cs="Arial"/>
                <w:b/>
                <w:bCs/>
                <w:sz w:val="18"/>
                <w:szCs w:val="18"/>
              </w:rPr>
              <w:t>ffective Date</w:t>
            </w:r>
          </w:p>
        </w:tc>
        <w:tc>
          <w:tcPr>
            <w:tcW w:w="6650" w:type="dxa"/>
            <w:tcMar>
              <w:top w:w="144" w:type="dxa"/>
              <w:left w:w="115" w:type="dxa"/>
              <w:bottom w:w="144" w:type="dxa"/>
              <w:right w:w="115" w:type="dxa"/>
            </w:tcMar>
            <w:vAlign w:val="center"/>
          </w:tcPr>
          <w:p w14:paraId="32C5D223" w14:textId="7C7DAA85" w:rsidR="00711EC9" w:rsidRPr="00DA52F6" w:rsidRDefault="00184D09" w:rsidP="00B04BBA">
            <w:pPr>
              <w:spacing w:line="276" w:lineRule="auto"/>
              <w:ind w:left="519" w:hanging="519"/>
              <w:rPr>
                <w:rFonts w:ascii="Arial" w:hAnsi="Arial" w:cs="Arial"/>
                <w:color w:val="000000" w:themeColor="text1"/>
                <w:sz w:val="16"/>
                <w:szCs w:val="16"/>
              </w:rPr>
            </w:pPr>
            <w:del w:id="1011" w:author="Northwind Legal" w:date="2026-10-17T01:47:38Z">
              <w:r w:rsidRPr="00DA52F6">
                <w:rPr>
                  <w:rFonts w:ascii="Arial" w:hAnsi="Arial" w:cs="Arial"/>
                  <w:color w:val="000000" w:themeColor="text1"/>
                  <w:sz w:val="16"/>
                  <w:szCs w:val="16"/>
                  <w:highlight w:val="yellow"/>
                </w:rPr>
                <w:delText>[</w:delText>
              </w:r>
            </w:del>
            <w:del w:id="1012" w:author="Northwind Legal" w:date="2026-10-17T01:47:38Z">
              <w:r w:rsidRPr="00DA52F6">
                <w:rPr>
                  <w:rFonts w:ascii="Arial" w:hAnsi="Arial" w:cs="Arial"/>
                  <w:color w:val="000000" w:themeColor="text1"/>
                  <w:sz w:val="16"/>
                  <w:szCs w:val="16"/>
                  <w:highlight w:val="yellow"/>
                  <w:u w:val="single"/>
                </w:rPr>
                <w:delText>Fill in: today’s date</w:delText>
              </w:r>
            </w:del>
            <w:del w:id="1013" w:author="Northwind Legal" w:date="2026-10-17T01:47:38Z">
              <w:r w:rsidRPr="00DA52F6">
                <w:rPr>
                  <w:rFonts w:ascii="Arial" w:hAnsi="Arial" w:cs="Arial"/>
                  <w:color w:val="000000" w:themeColor="text1"/>
                  <w:sz w:val="16"/>
                  <w:szCs w:val="16"/>
                  <w:highlight w:val="yellow"/>
                </w:rPr>
                <w:delText>]</w:delText>
              </w:r>
            </w:del>
            <w:ins w:id="1010" w:author="Northwind Legal" w:date="2026-10-17T01:47:38Z">
              <w:r>
                <w:rPr>
                  <w:rFonts w:ascii="Arial" w:hAnsi="Arial" w:cs="Arial"/>
                  <w:color w:val="000000" w:themeColor="text1"/>
                  <w:sz w:val="16"/>
                  <w:szCs w:val="16"/>
                  <w:highlight w:val="yellow"/>
                </w:rPr>
                <w:t xml:space="preserve">1 November 2026</w:t>
              </w:r>
            </w:ins>
          </w:p>
        </w:tc>
      </w:tr>
      <w:tr w:rsidR="00711EC9" w14:paraId="4FD992AD" w14:textId="77777777" w:rsidTr="00184D09">
        <w:tc>
          <w:tcPr>
            <w:tcW w:w="3420" w:type="dxa"/>
            <w:tcMar>
              <w:top w:w="144" w:type="dxa"/>
              <w:left w:w="115" w:type="dxa"/>
              <w:bottom w:w="144" w:type="dxa"/>
              <w:right w:w="115" w:type="dxa"/>
            </w:tcMar>
            <w:vAlign w:val="center"/>
          </w:tcPr>
          <w:p w14:paraId="08D2879C" w14:textId="77777777" w:rsidR="00711EC9" w:rsidRDefault="001E4B7B" w:rsidP="00184D09">
            <w:pPr>
              <w:spacing w:line="276" w:lineRule="auto"/>
              <w:rPr>
                <w:rFonts w:ascii="Arial" w:hAnsi="Arial" w:cs="Arial"/>
                <w:b/>
                <w:bCs/>
                <w:sz w:val="18"/>
                <w:szCs w:val="18"/>
              </w:rPr>
            </w:pPr>
            <w:r>
              <w:rPr>
                <w:rFonts w:ascii="Arial" w:hAnsi="Arial" w:cs="Arial"/>
                <w:b/>
                <w:bCs/>
                <w:sz w:val="18"/>
                <w:szCs w:val="18"/>
              </w:rPr>
              <w:t>MNDA Term</w:t>
            </w:r>
          </w:p>
          <w:p w14:paraId="366D2119" w14:textId="62238489" w:rsidR="00184D09" w:rsidRPr="001E4B7B" w:rsidRDefault="00184D09" w:rsidP="00184D09">
            <w:pPr>
              <w:spacing w:line="276" w:lineRule="auto"/>
              <w:rPr>
                <w:rFonts w:ascii="Arial" w:hAnsi="Arial" w:cs="Arial"/>
                <w:b/>
                <w:bCs/>
                <w:sz w:val="18"/>
                <w:szCs w:val="18"/>
              </w:rPr>
            </w:pPr>
            <w:r>
              <w:rPr>
                <w:rFonts w:ascii="Arial" w:hAnsi="Arial" w:cs="Arial"/>
                <w:b/>
                <w:bCs/>
                <w:color w:val="8C8D8E"/>
                <w:sz w:val="14"/>
                <w:szCs w:val="14"/>
              </w:rPr>
              <w:t>Period for sharing Confidential Information</w:t>
            </w:r>
          </w:p>
        </w:tc>
        <w:tc>
          <w:tcPr>
            <w:tcW w:w="6650" w:type="dxa"/>
            <w:tcMar>
              <w:top w:w="144" w:type="dxa"/>
              <w:left w:w="115" w:type="dxa"/>
              <w:bottom w:w="144" w:type="dxa"/>
              <w:right w:w="115" w:type="dxa"/>
            </w:tcMar>
            <w:vAlign w:val="center"/>
          </w:tcPr>
          <w:p w14:paraId="6BA91C73" w14:textId="56AD7297" w:rsidR="00711EC9" w:rsidRPr="00DA52F6" w:rsidRDefault="00184D09" w:rsidP="00B04BBA">
            <w:pPr>
              <w:tabs>
                <w:tab w:val="left" w:pos="519"/>
              </w:tabs>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w:t>
            </w:r>
            <w:r w:rsidR="00B04BBA" w:rsidRPr="00DA52F6">
              <w:rPr>
                <w:rFonts w:ascii="Arial" w:hAnsi="Arial" w:cs="Arial"/>
                <w:color w:val="000000" w:themeColor="text1"/>
                <w:sz w:val="16"/>
                <w:szCs w:val="16"/>
              </w:rPr>
              <w:t xml:space="preserve"> </w:t>
            </w:r>
            <w:proofErr w:type="gramStart"/>
            <w:r w:rsidR="00B04BBA" w:rsidRPr="00DA52F6">
              <w:rPr>
                <w:rFonts w:ascii="Arial" w:hAnsi="Arial" w:cs="Arial"/>
                <w:color w:val="000000" w:themeColor="text1"/>
                <w:sz w:val="16"/>
                <w:szCs w:val="16"/>
              </w:rPr>
              <w:t>x ]</w:t>
            </w:r>
            <w:proofErr w:type="gramEnd"/>
            <w:r w:rsidR="00B04BBA" w:rsidRPr="00DA52F6">
              <w:rPr>
                <w:rFonts w:ascii="Arial" w:hAnsi="Arial" w:cs="Arial"/>
                <w:color w:val="000000" w:themeColor="text1"/>
                <w:sz w:val="16"/>
                <w:szCs w:val="16"/>
              </w:rPr>
              <w:tab/>
              <w:t xml:space="preserve">Expires </w:t>
            </w:r>
            <w:r w:rsidR="00B04BBA" w:rsidRPr="00DA52F6">
              <w:rPr>
                <w:rFonts w:ascii="Arial" w:hAnsi="Arial" w:cs="Arial"/>
                <w:color w:val="000000" w:themeColor="text1"/>
                <w:sz w:val="16"/>
                <w:szCs w:val="16"/>
                <w:highlight w:val="yellow"/>
              </w:rPr>
              <w:t>[</w:t>
            </w:r>
            <w:r w:rsidR="00B04BBA" w:rsidRPr="00DA52F6">
              <w:rPr>
                <w:rFonts w:ascii="Arial" w:hAnsi="Arial" w:cs="Arial"/>
                <w:color w:val="000000" w:themeColor="text1"/>
                <w:sz w:val="16"/>
                <w:szCs w:val="16"/>
                <w:highlight w:val="yellow"/>
                <w:u w:val="single"/>
              </w:rPr>
              <w:t>1 year(s)</w:t>
            </w:r>
            <w:r w:rsidR="00B04BBA" w:rsidRPr="00DA52F6">
              <w:rPr>
                <w:rFonts w:ascii="Arial" w:hAnsi="Arial" w:cs="Arial"/>
                <w:color w:val="000000" w:themeColor="text1"/>
                <w:sz w:val="16"/>
                <w:szCs w:val="16"/>
                <w:highlight w:val="yellow"/>
              </w:rPr>
              <w:t>]</w:t>
            </w:r>
            <w:r w:rsidR="00B04BBA" w:rsidRPr="00DA52F6">
              <w:rPr>
                <w:rFonts w:ascii="Arial" w:hAnsi="Arial" w:cs="Arial"/>
                <w:color w:val="000000" w:themeColor="text1"/>
                <w:sz w:val="16"/>
                <w:szCs w:val="16"/>
              </w:rPr>
              <w:t xml:space="preserve"> from Effective Date.</w:t>
            </w:r>
          </w:p>
          <w:p w14:paraId="139B8211" w14:textId="67A159B7" w:rsidR="00B04BBA" w:rsidRPr="00DA52F6" w:rsidRDefault="00B04BBA" w:rsidP="00B04BBA">
            <w:pPr>
              <w:tabs>
                <w:tab w:val="left" w:pos="519"/>
              </w:tabs>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  </w:t>
            </w:r>
            <w:proofErr w:type="gramStart"/>
            <w:r w:rsidRPr="00DA52F6">
              <w:rPr>
                <w:rFonts w:ascii="Arial" w:hAnsi="Arial" w:cs="Arial"/>
                <w:color w:val="000000" w:themeColor="text1"/>
                <w:sz w:val="16"/>
                <w:szCs w:val="16"/>
              </w:rPr>
              <w:t xml:space="preserve">  ]</w:t>
            </w:r>
            <w:proofErr w:type="gramEnd"/>
            <w:r w:rsidRPr="00DA52F6">
              <w:rPr>
                <w:rFonts w:ascii="Arial" w:hAnsi="Arial" w:cs="Arial"/>
                <w:color w:val="000000" w:themeColor="text1"/>
                <w:sz w:val="16"/>
                <w:szCs w:val="16"/>
              </w:rPr>
              <w:tab/>
              <w:t>Continues until terminated in accordance with the terms of the MNDA.</w:t>
            </w:r>
          </w:p>
        </w:tc>
      </w:tr>
      <w:tr w:rsidR="00711EC9" w14:paraId="32ACB796" w14:textId="77777777" w:rsidTr="00184D09">
        <w:tc>
          <w:tcPr>
            <w:tcW w:w="3420" w:type="dxa"/>
            <w:tcMar>
              <w:top w:w="144" w:type="dxa"/>
              <w:left w:w="115" w:type="dxa"/>
              <w:bottom w:w="144" w:type="dxa"/>
              <w:right w:w="115" w:type="dxa"/>
            </w:tcMar>
            <w:vAlign w:val="center"/>
          </w:tcPr>
          <w:p w14:paraId="31A43DEF" w14:textId="77777777" w:rsidR="00711EC9" w:rsidRDefault="001E4B7B" w:rsidP="00184D09">
            <w:pPr>
              <w:spacing w:line="276" w:lineRule="auto"/>
              <w:rPr>
                <w:rFonts w:ascii="Arial" w:hAnsi="Arial" w:cs="Arial"/>
                <w:b/>
                <w:bCs/>
                <w:sz w:val="18"/>
                <w:szCs w:val="18"/>
              </w:rPr>
            </w:pPr>
            <w:r>
              <w:rPr>
                <w:rFonts w:ascii="Arial" w:hAnsi="Arial" w:cs="Arial"/>
                <w:b/>
                <w:bCs/>
                <w:sz w:val="18"/>
                <w:szCs w:val="18"/>
              </w:rPr>
              <w:t>Term of Confidentiality</w:t>
            </w:r>
          </w:p>
          <w:p w14:paraId="68DCE225" w14:textId="7BEFE05B" w:rsidR="00184D09" w:rsidRPr="001E4B7B" w:rsidRDefault="00184D09" w:rsidP="00184D09">
            <w:pPr>
              <w:spacing w:line="276" w:lineRule="auto"/>
              <w:rPr>
                <w:rFonts w:ascii="Arial" w:hAnsi="Arial" w:cs="Arial"/>
                <w:b/>
                <w:bCs/>
                <w:sz w:val="18"/>
                <w:szCs w:val="18"/>
              </w:rPr>
            </w:pPr>
            <w:r w:rsidRPr="001E4B7B">
              <w:rPr>
                <w:rFonts w:ascii="Arial" w:hAnsi="Arial" w:cs="Arial"/>
                <w:b/>
                <w:bCs/>
                <w:color w:val="8C8D8E"/>
                <w:sz w:val="14"/>
                <w:szCs w:val="14"/>
              </w:rPr>
              <w:t>How</w:t>
            </w:r>
            <w:r>
              <w:rPr>
                <w:rFonts w:ascii="Arial" w:hAnsi="Arial" w:cs="Arial"/>
                <w:b/>
                <w:bCs/>
                <w:color w:val="8C8D8E"/>
                <w:sz w:val="14"/>
                <w:szCs w:val="14"/>
              </w:rPr>
              <w:t xml:space="preserve"> long Confidential Information is Protected</w:t>
            </w:r>
          </w:p>
        </w:tc>
        <w:tc>
          <w:tcPr>
            <w:tcW w:w="6650" w:type="dxa"/>
            <w:tcMar>
              <w:top w:w="144" w:type="dxa"/>
              <w:left w:w="115" w:type="dxa"/>
              <w:bottom w:w="144" w:type="dxa"/>
              <w:right w:w="115" w:type="dxa"/>
            </w:tcMar>
            <w:vAlign w:val="center"/>
          </w:tcPr>
          <w:p w14:paraId="1D6F0826" w14:textId="31354D31" w:rsidR="00B04BBA" w:rsidRPr="00DA52F6" w:rsidRDefault="00B04BBA" w:rsidP="00B04BBA">
            <w:pPr>
              <w:tabs>
                <w:tab w:val="left" w:pos="519"/>
              </w:tabs>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 </w:t>
            </w:r>
            <w:proofErr w:type="gramStart"/>
            <w:r w:rsidRPr="00DA52F6">
              <w:rPr>
                <w:rFonts w:ascii="Arial" w:hAnsi="Arial" w:cs="Arial"/>
                <w:color w:val="000000" w:themeColor="text1"/>
                <w:sz w:val="16"/>
                <w:szCs w:val="16"/>
              </w:rPr>
              <w:t>x ]</w:t>
            </w:r>
            <w:proofErr w:type="gramEnd"/>
            <w:r w:rsidRPr="00DA52F6">
              <w:rPr>
                <w:rFonts w:ascii="Arial" w:hAnsi="Arial" w:cs="Arial"/>
                <w:color w:val="000000" w:themeColor="text1"/>
                <w:sz w:val="16"/>
                <w:szCs w:val="16"/>
              </w:rPr>
              <w:tab/>
            </w:r>
            <w:r w:rsidRPr="00DA52F6">
              <w:rPr>
                <w:rFonts w:ascii="Arial" w:hAnsi="Arial" w:cs="Arial"/>
                <w:color w:val="000000" w:themeColor="text1"/>
                <w:sz w:val="16"/>
                <w:szCs w:val="16"/>
                <w:highlight w:val="yellow"/>
              </w:rPr>
              <w:t>[</w:t>
            </w:r>
            <w:r w:rsidRPr="00DA52F6">
              <w:rPr>
                <w:rFonts w:ascii="Arial" w:hAnsi="Arial" w:cs="Arial"/>
                <w:color w:val="000000" w:themeColor="text1"/>
                <w:sz w:val="16"/>
                <w:szCs w:val="16"/>
                <w:highlight w:val="yellow"/>
                <w:u w:val="single"/>
              </w:rPr>
              <w:t>1 year(s)</w:t>
            </w:r>
            <w:r w:rsidRPr="00DA52F6">
              <w:rPr>
                <w:rFonts w:ascii="Arial" w:hAnsi="Arial" w:cs="Arial"/>
                <w:color w:val="000000" w:themeColor="text1"/>
                <w:sz w:val="16"/>
                <w:szCs w:val="16"/>
                <w:highlight w:val="yellow"/>
              </w:rPr>
              <w:t>]</w:t>
            </w:r>
            <w:r w:rsidRPr="00DA52F6">
              <w:rPr>
                <w:rFonts w:ascii="Arial" w:hAnsi="Arial" w:cs="Arial"/>
                <w:color w:val="000000" w:themeColor="text1"/>
                <w:sz w:val="16"/>
                <w:szCs w:val="16"/>
              </w:rPr>
              <w:t xml:space="preserve"> from </w:t>
            </w:r>
            <w:r w:rsidRPr="00DA52F6">
              <w:rPr>
                <w:rFonts w:ascii="Arial" w:hAnsi="Arial" w:cs="Arial"/>
                <w:color w:val="000000" w:themeColor="text1"/>
                <w:sz w:val="16"/>
                <w:szCs w:val="16"/>
                <w:highlight w:val="yellow"/>
              </w:rPr>
              <w:t xml:space="preserve">[choose 1: </w:t>
            </w:r>
            <w:r w:rsidRPr="00DA52F6">
              <w:rPr>
                <w:rFonts w:ascii="Arial" w:hAnsi="Arial" w:cs="Arial"/>
                <w:color w:val="000000" w:themeColor="text1"/>
                <w:sz w:val="16"/>
                <w:szCs w:val="16"/>
                <w:highlight w:val="yellow"/>
                <w:u w:val="single"/>
              </w:rPr>
              <w:t>Effective Date</w:t>
            </w:r>
            <w:r w:rsidRPr="00DA52F6">
              <w:rPr>
                <w:rFonts w:ascii="Arial" w:hAnsi="Arial" w:cs="Arial"/>
                <w:color w:val="000000" w:themeColor="text1"/>
                <w:sz w:val="16"/>
                <w:szCs w:val="16"/>
                <w:highlight w:val="yellow"/>
              </w:rPr>
              <w:t xml:space="preserve"> || </w:t>
            </w:r>
            <w:r w:rsidRPr="00DA52F6">
              <w:rPr>
                <w:rFonts w:ascii="Arial" w:hAnsi="Arial" w:cs="Arial"/>
                <w:color w:val="000000" w:themeColor="text1"/>
                <w:sz w:val="16"/>
                <w:szCs w:val="16"/>
                <w:highlight w:val="yellow"/>
                <w:u w:val="single"/>
              </w:rPr>
              <w:t>the date of last disclosure</w:t>
            </w:r>
            <w:r w:rsidRPr="00DA52F6">
              <w:rPr>
                <w:rFonts w:ascii="Arial" w:hAnsi="Arial" w:cs="Arial"/>
                <w:color w:val="000000" w:themeColor="text1"/>
                <w:sz w:val="16"/>
                <w:szCs w:val="16"/>
                <w:highlight w:val="yellow"/>
              </w:rPr>
              <w:t>]</w:t>
            </w:r>
            <w:r w:rsidRPr="00DA52F6">
              <w:rPr>
                <w:rFonts w:ascii="Arial" w:hAnsi="Arial" w:cs="Arial"/>
                <w:color w:val="000000" w:themeColor="text1"/>
                <w:sz w:val="16"/>
                <w:szCs w:val="16"/>
              </w:rPr>
              <w:t xml:space="preserve">, but in the case of trade </w:t>
            </w:r>
            <w:r w:rsidR="00EC3EBF" w:rsidRPr="00DA52F6">
              <w:rPr>
                <w:rFonts w:ascii="Arial" w:hAnsi="Arial" w:cs="Arial"/>
                <w:color w:val="000000" w:themeColor="text1"/>
                <w:sz w:val="16"/>
                <w:szCs w:val="16"/>
              </w:rPr>
              <w:t>secrets, until Confidential Information is no longer considered a trade secret under applicable laws.</w:t>
            </w:r>
          </w:p>
          <w:p w14:paraId="7CDC8379" w14:textId="723D5D3E" w:rsidR="00711EC9" w:rsidRPr="00DA52F6" w:rsidRDefault="00B04BBA"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  </w:t>
            </w:r>
            <w:proofErr w:type="gramStart"/>
            <w:r w:rsidRPr="00DA52F6">
              <w:rPr>
                <w:rFonts w:ascii="Arial" w:hAnsi="Arial" w:cs="Arial"/>
                <w:color w:val="000000" w:themeColor="text1"/>
                <w:sz w:val="16"/>
                <w:szCs w:val="16"/>
              </w:rPr>
              <w:t xml:space="preserve">  ]</w:t>
            </w:r>
            <w:proofErr w:type="gramEnd"/>
            <w:r w:rsidRPr="00DA52F6">
              <w:rPr>
                <w:rFonts w:ascii="Arial" w:hAnsi="Arial" w:cs="Arial"/>
                <w:color w:val="000000" w:themeColor="text1"/>
                <w:sz w:val="16"/>
                <w:szCs w:val="16"/>
              </w:rPr>
              <w:tab/>
            </w:r>
            <w:r w:rsidR="00EC3EBF" w:rsidRPr="00DA52F6">
              <w:rPr>
                <w:rFonts w:ascii="Arial" w:hAnsi="Arial" w:cs="Arial"/>
                <w:color w:val="000000" w:themeColor="text1"/>
                <w:sz w:val="16"/>
                <w:szCs w:val="16"/>
              </w:rPr>
              <w:t>In perpetuity</w:t>
            </w:r>
            <w:r w:rsidRPr="00DA52F6">
              <w:rPr>
                <w:rFonts w:ascii="Arial" w:hAnsi="Arial" w:cs="Arial"/>
                <w:color w:val="000000" w:themeColor="text1"/>
                <w:sz w:val="16"/>
                <w:szCs w:val="16"/>
              </w:rPr>
              <w:t>.</w:t>
            </w:r>
          </w:p>
        </w:tc>
      </w:tr>
      <w:tr w:rsidR="00711EC9" w14:paraId="644A20EC" w14:textId="77777777" w:rsidTr="00184D09">
        <w:tc>
          <w:tcPr>
            <w:tcW w:w="3420" w:type="dxa"/>
            <w:tcMar>
              <w:top w:w="144" w:type="dxa"/>
              <w:left w:w="115" w:type="dxa"/>
              <w:bottom w:w="144" w:type="dxa"/>
              <w:right w:w="115" w:type="dxa"/>
            </w:tcMar>
            <w:vAlign w:val="center"/>
          </w:tcPr>
          <w:p w14:paraId="270BCE6F" w14:textId="2B574644" w:rsidR="00B5793D" w:rsidRPr="001E4B7B" w:rsidRDefault="001E4B7B" w:rsidP="00184D09">
            <w:pPr>
              <w:spacing w:line="276" w:lineRule="auto"/>
              <w:rPr>
                <w:rFonts w:ascii="Arial" w:hAnsi="Arial" w:cs="Arial"/>
                <w:b/>
                <w:bCs/>
                <w:sz w:val="18"/>
                <w:szCs w:val="18"/>
              </w:rPr>
            </w:pPr>
            <w:commentRangeStart w:id="0"/>
            <w:r>
              <w:rPr>
                <w:rFonts w:ascii="Arial" w:hAnsi="Arial" w:cs="Arial"/>
                <w:b/>
                <w:bCs/>
                <w:sz w:val="18"/>
                <w:szCs w:val="18"/>
              </w:rPr>
              <w:t>Governing Law</w:t>
            </w:r>
          </w:p>
        </w:tc>
        <w:tc>
          <w:tcPr>
            <w:tcW w:w="6650" w:type="dxa"/>
            <w:tcMar>
              <w:top w:w="144" w:type="dxa"/>
              <w:left w:w="115" w:type="dxa"/>
              <w:bottom w:w="144" w:type="dxa"/>
              <w:right w:w="115" w:type="dxa"/>
            </w:tcMar>
            <w:vAlign w:val="center"/>
          </w:tcPr>
          <w:p w14:paraId="0AFB431B" w14:textId="315925AB" w:rsidR="00711EC9" w:rsidRPr="00DA52F6" w:rsidRDefault="00EC3EBF"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The laws of the State of </w:t>
            </w:r>
            <w:del w:id="1015" w:author="Northwind Legal" w:date="2026-10-17T01:47:38Z">
              <w:r w:rsidRPr="00DA52F6">
                <w:rPr>
                  <w:rFonts w:ascii="Arial" w:hAnsi="Arial" w:cs="Arial"/>
                  <w:color w:val="000000" w:themeColor="text1"/>
                  <w:sz w:val="16"/>
                  <w:szCs w:val="16"/>
                  <w:highlight w:val="yellow"/>
                </w:rPr>
                <w:delText>[</w:delText>
              </w:r>
            </w:del>
            <w:del w:id="1016" w:author="Northwind Legal" w:date="2026-10-17T01:47:38Z">
              <w:r w:rsidRPr="00DA52F6">
                <w:rPr>
                  <w:rFonts w:ascii="Arial" w:hAnsi="Arial" w:cs="Arial"/>
                  <w:color w:val="000000" w:themeColor="text1"/>
                  <w:sz w:val="16"/>
                  <w:szCs w:val="16"/>
                  <w:highlight w:val="yellow"/>
                  <w:u w:val="single"/>
                </w:rPr>
                <w:delText>fill in state</w:delText>
              </w:r>
            </w:del>
            <w:del w:id="1017" w:author="Northwind Legal" w:date="2026-10-17T01:47:38Z">
              <w:r w:rsidRPr="00DA52F6">
                <w:rPr>
                  <w:rFonts w:ascii="Arial" w:hAnsi="Arial" w:cs="Arial"/>
                  <w:color w:val="000000" w:themeColor="text1"/>
                  <w:sz w:val="16"/>
                  <w:szCs w:val="16"/>
                  <w:highlight w:val="yellow"/>
                </w:rPr>
                <w:delText>]</w:delText>
              </w:r>
            </w:del>
            <w:del w:id="1018" w:author="Northwind Legal" w:date="2026-10-17T01:47:38Z">
              <w:r w:rsidRPr="00DA52F6">
                <w:rPr>
                  <w:rFonts w:ascii="Arial" w:hAnsi="Arial" w:cs="Arial"/>
                  <w:color w:val="000000" w:themeColor="text1"/>
                  <w:sz w:val="16"/>
                  <w:szCs w:val="16"/>
                </w:rPr>
                <w:delText>.</w:delText>
              </w:r>
            </w:del>
            <w:ins w:id="1014" w:author="Northwind Legal" w:date="2026-10-17T01:47:38Z">
              <w:r>
                <w:rPr>
                  <w:rFonts w:ascii="Arial" w:hAnsi="Arial" w:cs="Arial"/>
                  <w:color w:val="000000" w:themeColor="text1"/>
                  <w:sz w:val="16"/>
                  <w:szCs w:val="16"/>
                </w:rPr>
                <w:t xml:space="preserve">Delaware.</w:t>
              </w:r>
            </w:ins>
            <w:commentRangeEnd w:id="0"/>
            <w:r>
              <w:commentReference w:id="0"/>
            </w:r>
          </w:p>
        </w:tc>
      </w:tr>
      <w:tr w:rsidR="00711EC9" w14:paraId="4B882FD2" w14:textId="77777777" w:rsidTr="00184D09">
        <w:tc>
          <w:tcPr>
            <w:tcW w:w="3420" w:type="dxa"/>
            <w:tcMar>
              <w:top w:w="144" w:type="dxa"/>
              <w:left w:w="115" w:type="dxa"/>
              <w:bottom w:w="144" w:type="dxa"/>
              <w:right w:w="115" w:type="dxa"/>
            </w:tcMar>
            <w:vAlign w:val="center"/>
          </w:tcPr>
          <w:p w14:paraId="0ADDEDD5" w14:textId="321B3B37" w:rsidR="00711EC9" w:rsidRPr="001E4B7B" w:rsidRDefault="001E4B7B" w:rsidP="00184D09">
            <w:pPr>
              <w:spacing w:line="276" w:lineRule="auto"/>
              <w:rPr>
                <w:rFonts w:ascii="Arial" w:hAnsi="Arial" w:cs="Arial"/>
                <w:b/>
                <w:bCs/>
                <w:sz w:val="18"/>
                <w:szCs w:val="18"/>
              </w:rPr>
            </w:pPr>
            <w:r>
              <w:rPr>
                <w:rFonts w:ascii="Arial" w:hAnsi="Arial" w:cs="Arial"/>
                <w:b/>
                <w:bCs/>
                <w:sz w:val="18"/>
                <w:szCs w:val="18"/>
              </w:rPr>
              <w:t>Jurisdiction</w:t>
            </w:r>
          </w:p>
        </w:tc>
        <w:tc>
          <w:tcPr>
            <w:tcW w:w="6650" w:type="dxa"/>
            <w:tcMar>
              <w:top w:w="144" w:type="dxa"/>
              <w:left w:w="115" w:type="dxa"/>
              <w:bottom w:w="144" w:type="dxa"/>
              <w:right w:w="115" w:type="dxa"/>
            </w:tcMar>
            <w:vAlign w:val="center"/>
          </w:tcPr>
          <w:p w14:paraId="7EF9ADA9" w14:textId="34E8BDFF" w:rsidR="00711EC9" w:rsidRPr="00DA52F6" w:rsidRDefault="00EC3EBF"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The state and federal courts located in </w:t>
            </w:r>
            <w:del w:id="1020" w:author="Northwind Legal" w:date="2026-10-17T01:47:38Z">
              <w:r w:rsidRPr="00DA52F6">
                <w:rPr>
                  <w:rFonts w:ascii="Arial" w:hAnsi="Arial" w:cs="Arial"/>
                  <w:color w:val="000000" w:themeColor="text1"/>
                  <w:sz w:val="16"/>
                  <w:szCs w:val="16"/>
                  <w:highlight w:val="yellow"/>
                </w:rPr>
                <w:delText>[</w:delText>
              </w:r>
            </w:del>
            <w:del w:id="1021" w:author="Northwind Legal" w:date="2026-10-17T01:47:38Z">
              <w:r w:rsidRPr="00DA52F6">
                <w:rPr>
                  <w:rFonts w:ascii="Arial" w:hAnsi="Arial" w:cs="Arial"/>
                  <w:color w:val="000000" w:themeColor="text1"/>
                  <w:sz w:val="16"/>
                  <w:szCs w:val="16"/>
                  <w:highlight w:val="yellow"/>
                  <w:u w:val="single"/>
                </w:rPr>
                <w:delText>fill in state and/or county</w:delText>
              </w:r>
            </w:del>
            <w:del w:id="1022" w:author="Northwind Legal" w:date="2026-10-17T01:47:38Z">
              <w:r w:rsidRPr="00DA52F6">
                <w:rPr>
                  <w:rFonts w:ascii="Arial" w:hAnsi="Arial" w:cs="Arial"/>
                  <w:color w:val="000000" w:themeColor="text1"/>
                  <w:sz w:val="16"/>
                  <w:szCs w:val="16"/>
                  <w:highlight w:val="yellow"/>
                </w:rPr>
                <w:delText>]</w:delText>
              </w:r>
            </w:del>
            <w:del w:id="1023" w:author="Northwind Legal" w:date="2026-10-17T01:47:38Z">
              <w:r w:rsidRPr="00DA52F6">
                <w:rPr>
                  <w:rFonts w:ascii="Arial" w:hAnsi="Arial" w:cs="Arial"/>
                  <w:color w:val="000000" w:themeColor="text1"/>
                  <w:sz w:val="16"/>
                  <w:szCs w:val="16"/>
                </w:rPr>
                <w:delText>.</w:delText>
              </w:r>
            </w:del>
            <w:ins w:id="1019" w:author="Northwind Legal" w:date="2026-10-17T01:47:38Z">
              <w:r>
                <w:rPr>
                  <w:rFonts w:ascii="Arial" w:hAnsi="Arial" w:cs="Arial"/>
                  <w:color w:val="000000" w:themeColor="text1"/>
                  <w:sz w:val="16"/>
                  <w:szCs w:val="16"/>
                </w:rPr>
                <w:t xml:space="preserve">New Castle County, Delaware.</w:t>
              </w:r>
            </w:ins>
          </w:p>
        </w:tc>
      </w:tr>
      <w:tr w:rsidR="00711EC9" w14:paraId="0B26EF18" w14:textId="77777777" w:rsidTr="00184D09">
        <w:tc>
          <w:tcPr>
            <w:tcW w:w="3420" w:type="dxa"/>
            <w:tcMar>
              <w:top w:w="144" w:type="dxa"/>
              <w:left w:w="115" w:type="dxa"/>
              <w:bottom w:w="144" w:type="dxa"/>
              <w:right w:w="115" w:type="dxa"/>
            </w:tcMar>
            <w:vAlign w:val="center"/>
          </w:tcPr>
          <w:p w14:paraId="1AD72E7A" w14:textId="77777777" w:rsidR="00711EC9" w:rsidRDefault="001E4B7B" w:rsidP="00184D09">
            <w:pPr>
              <w:spacing w:line="276" w:lineRule="auto"/>
              <w:rPr>
                <w:rFonts w:ascii="Arial" w:hAnsi="Arial" w:cs="Arial"/>
                <w:b/>
                <w:bCs/>
                <w:sz w:val="18"/>
                <w:szCs w:val="18"/>
              </w:rPr>
            </w:pPr>
            <w:r>
              <w:rPr>
                <w:rFonts w:ascii="Arial" w:hAnsi="Arial" w:cs="Arial"/>
                <w:b/>
                <w:bCs/>
                <w:sz w:val="18"/>
                <w:szCs w:val="18"/>
              </w:rPr>
              <w:t>Changes to Standard Terms</w:t>
            </w:r>
          </w:p>
          <w:p w14:paraId="429F55D8" w14:textId="74DF0D43" w:rsidR="00EC3EBF" w:rsidRPr="001E4B7B" w:rsidRDefault="00EC3EBF" w:rsidP="00184D09">
            <w:pPr>
              <w:spacing w:line="276" w:lineRule="auto"/>
              <w:rPr>
                <w:rFonts w:ascii="Arial" w:hAnsi="Arial" w:cs="Arial"/>
                <w:b/>
                <w:bCs/>
                <w:sz w:val="18"/>
                <w:szCs w:val="18"/>
              </w:rPr>
            </w:pPr>
            <w:r w:rsidRPr="00EC3EBF">
              <w:rPr>
                <w:rFonts w:ascii="Arial" w:hAnsi="Arial" w:cs="Arial"/>
                <w:b/>
                <w:bCs/>
                <w:color w:val="8C8D8E"/>
                <w:sz w:val="14"/>
                <w:szCs w:val="14"/>
              </w:rPr>
              <w:t>List specific changes to the Standard Terms</w:t>
            </w:r>
          </w:p>
        </w:tc>
        <w:tc>
          <w:tcPr>
            <w:tcW w:w="6650" w:type="dxa"/>
            <w:tcMar>
              <w:top w:w="144" w:type="dxa"/>
              <w:left w:w="115" w:type="dxa"/>
              <w:bottom w:w="144" w:type="dxa"/>
              <w:right w:w="115" w:type="dxa"/>
            </w:tcMar>
            <w:vAlign w:val="center"/>
          </w:tcPr>
          <w:p w14:paraId="75AD0F0A" w14:textId="41DDB231" w:rsidR="0009779A" w:rsidRPr="00DA52F6" w:rsidRDefault="002A0D9D" w:rsidP="0009779A">
            <w:pPr>
              <w:spacing w:line="276" w:lineRule="auto"/>
              <w:ind w:left="519" w:hanging="519"/>
              <w:rPr>
                <w:rFonts w:ascii="Arial" w:hAnsi="Arial" w:cs="Arial"/>
                <w:color w:val="000000" w:themeColor="text1"/>
                <w:sz w:val="16"/>
                <w:szCs w:val="16"/>
              </w:rPr>
            </w:pPr>
            <w:r w:rsidRPr="002A0D9D">
              <w:rPr>
                <w:rFonts w:ascii="Arial" w:hAnsi="Arial" w:cs="Arial"/>
                <w:color w:val="000000" w:themeColor="text1"/>
                <w:sz w:val="16"/>
                <w:szCs w:val="16"/>
                <w:highlight w:val="yellow"/>
              </w:rPr>
              <w:t>[Fill in, if any.]</w:t>
            </w:r>
          </w:p>
        </w:tc>
      </w:tr>
    </w:tbl>
    <w:p w14:paraId="3A3677FD" w14:textId="61439004" w:rsidR="00711EC9" w:rsidRDefault="00711EC9">
      <w:pPr>
        <w:rPr>
          <w:rFonts w:ascii="Arial" w:hAnsi="Arial" w:cs="Arial"/>
          <w:sz w:val="16"/>
          <w:szCs w:val="16"/>
        </w:rPr>
      </w:pPr>
    </w:p>
    <w:p w14:paraId="54551B9D" w14:textId="2024538F" w:rsidR="00D951EF" w:rsidRDefault="00184D09" w:rsidP="00194252">
      <w:pPr>
        <w:keepNext/>
        <w:keepLines/>
        <w:rPr>
          <w:rFonts w:ascii="Arial" w:hAnsi="Arial" w:cs="Arial"/>
          <w:sz w:val="18"/>
          <w:szCs w:val="18"/>
        </w:rPr>
      </w:pPr>
      <w:r w:rsidRPr="00184D09">
        <w:rPr>
          <w:rFonts w:ascii="Arial" w:hAnsi="Arial" w:cs="Arial"/>
          <w:sz w:val="18"/>
          <w:szCs w:val="18"/>
        </w:rPr>
        <w:t xml:space="preserve">Neither </w:t>
      </w:r>
      <w:r>
        <w:rPr>
          <w:rFonts w:ascii="Arial" w:hAnsi="Arial" w:cs="Arial"/>
          <w:sz w:val="18"/>
          <w:szCs w:val="18"/>
        </w:rPr>
        <w:t>party has changed the Standard Terms, except for the details on the Cover Page</w:t>
      </w:r>
      <w:r w:rsidR="0009779A">
        <w:rPr>
          <w:rFonts w:ascii="Arial" w:hAnsi="Arial" w:cs="Arial"/>
          <w:sz w:val="18"/>
          <w:szCs w:val="18"/>
        </w:rPr>
        <w:t xml:space="preserve"> above</w:t>
      </w:r>
      <w:r>
        <w:rPr>
          <w:rFonts w:ascii="Arial" w:hAnsi="Arial" w:cs="Arial"/>
          <w:sz w:val="18"/>
          <w:szCs w:val="18"/>
        </w:rPr>
        <w:t xml:space="preserve">. By signing this Cover Page, each party agrees to </w:t>
      </w:r>
      <w:proofErr w:type="gramStart"/>
      <w:r>
        <w:rPr>
          <w:rFonts w:ascii="Arial" w:hAnsi="Arial" w:cs="Arial"/>
          <w:sz w:val="18"/>
          <w:szCs w:val="18"/>
        </w:rPr>
        <w:t>enter into</w:t>
      </w:r>
      <w:proofErr w:type="gramEnd"/>
      <w:r>
        <w:rPr>
          <w:rFonts w:ascii="Arial" w:hAnsi="Arial" w:cs="Arial"/>
          <w:sz w:val="18"/>
          <w:szCs w:val="18"/>
        </w:rPr>
        <w:t xml:space="preserve"> this MNDA as of the Effective Date.</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600"/>
        <w:gridCol w:w="250"/>
        <w:gridCol w:w="3620"/>
      </w:tblGrid>
      <w:tr w:rsidR="00DF3F21" w14:paraId="6F4E0FF2" w14:textId="77777777" w:rsidTr="009B4546">
        <w:trPr>
          <w:cantSplit/>
        </w:trPr>
        <w:tc>
          <w:tcPr>
            <w:tcW w:w="2605" w:type="dxa"/>
            <w:tcMar>
              <w:top w:w="216" w:type="dxa"/>
              <w:left w:w="115" w:type="dxa"/>
              <w:bottom w:w="216" w:type="dxa"/>
              <w:right w:w="115" w:type="dxa"/>
            </w:tcMar>
            <w:vAlign w:val="center"/>
          </w:tcPr>
          <w:p w14:paraId="4356A363" w14:textId="77777777" w:rsidR="00DF3F21" w:rsidRPr="00DF3F21" w:rsidRDefault="00DF3F21" w:rsidP="00194252">
            <w:pPr>
              <w:keepNext/>
              <w:keepLines/>
              <w:rPr>
                <w:rFonts w:ascii="Arial" w:hAnsi="Arial" w:cs="Arial"/>
                <w:b/>
                <w:bCs/>
                <w:sz w:val="18"/>
                <w:szCs w:val="18"/>
              </w:rPr>
            </w:pPr>
          </w:p>
        </w:tc>
        <w:tc>
          <w:tcPr>
            <w:tcW w:w="3600" w:type="dxa"/>
            <w:tcBorders>
              <w:bottom w:val="single" w:sz="4" w:space="0" w:color="C7C7C7"/>
            </w:tcBorders>
            <w:tcMar>
              <w:top w:w="216" w:type="dxa"/>
              <w:left w:w="115" w:type="dxa"/>
              <w:bottom w:w="216" w:type="dxa"/>
              <w:right w:w="115" w:type="dxa"/>
            </w:tcMar>
            <w:vAlign w:val="center"/>
          </w:tcPr>
          <w:p w14:paraId="6DC6ED9F" w14:textId="0B30E46B" w:rsidR="00DF3F21" w:rsidRPr="0009779A" w:rsidRDefault="0009779A" w:rsidP="00194252">
            <w:pPr>
              <w:keepNext/>
              <w:keepLines/>
              <w:jc w:val="center"/>
              <w:rPr>
                <w:rFonts w:ascii="Arial" w:hAnsi="Arial" w:cs="Arial"/>
                <w:b/>
                <w:bCs/>
                <w:color w:val="8C8D8E"/>
                <w:sz w:val="16"/>
                <w:szCs w:val="16"/>
              </w:rPr>
            </w:pPr>
            <w:r w:rsidRPr="0009779A">
              <w:rPr>
                <w:rFonts w:ascii="Arial" w:hAnsi="Arial" w:cs="Arial"/>
                <w:b/>
                <w:bCs/>
                <w:color w:val="8C8D8E"/>
                <w:sz w:val="16"/>
                <w:szCs w:val="16"/>
              </w:rPr>
              <w:t>PARTY 1</w:t>
            </w:r>
          </w:p>
        </w:tc>
        <w:tc>
          <w:tcPr>
            <w:tcW w:w="250" w:type="dxa"/>
            <w:tcMar>
              <w:top w:w="216" w:type="dxa"/>
              <w:left w:w="115" w:type="dxa"/>
              <w:bottom w:w="216" w:type="dxa"/>
              <w:right w:w="115" w:type="dxa"/>
            </w:tcMar>
            <w:vAlign w:val="center"/>
          </w:tcPr>
          <w:p w14:paraId="0396D2BE" w14:textId="77777777" w:rsidR="00DF3F21" w:rsidRPr="0009779A" w:rsidRDefault="00DF3F21" w:rsidP="00194252">
            <w:pPr>
              <w:keepNext/>
              <w:keepLines/>
              <w:jc w:val="center"/>
              <w:rPr>
                <w:rFonts w:ascii="Arial" w:hAnsi="Arial" w:cs="Arial"/>
                <w:b/>
                <w:bCs/>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4C1F7EBE" w14:textId="455C41A8" w:rsidR="00DF3F21" w:rsidRPr="0009779A" w:rsidRDefault="0009779A" w:rsidP="00194252">
            <w:pPr>
              <w:keepNext/>
              <w:keepLines/>
              <w:jc w:val="center"/>
              <w:rPr>
                <w:rFonts w:ascii="Arial" w:hAnsi="Arial" w:cs="Arial"/>
                <w:b/>
                <w:bCs/>
                <w:color w:val="8C8D8E"/>
                <w:sz w:val="16"/>
                <w:szCs w:val="16"/>
              </w:rPr>
            </w:pPr>
            <w:r w:rsidRPr="0009779A">
              <w:rPr>
                <w:rFonts w:ascii="Arial" w:hAnsi="Arial" w:cs="Arial"/>
                <w:b/>
                <w:bCs/>
                <w:color w:val="8C8D8E"/>
                <w:sz w:val="16"/>
                <w:szCs w:val="16"/>
              </w:rPr>
              <w:t>PARTY 2</w:t>
            </w:r>
          </w:p>
        </w:tc>
      </w:tr>
      <w:tr w:rsidR="00DF3F21" w14:paraId="21EA3BAF" w14:textId="77777777" w:rsidTr="009B4546">
        <w:trPr>
          <w:cantSplit/>
        </w:trPr>
        <w:tc>
          <w:tcPr>
            <w:tcW w:w="2605" w:type="dxa"/>
            <w:tcMar>
              <w:top w:w="216" w:type="dxa"/>
              <w:left w:w="115" w:type="dxa"/>
              <w:bottom w:w="216" w:type="dxa"/>
              <w:right w:w="115" w:type="dxa"/>
            </w:tcMar>
            <w:vAlign w:val="center"/>
          </w:tcPr>
          <w:p w14:paraId="20C69759" w14:textId="1F9CD812" w:rsidR="00DF3F21" w:rsidRPr="00DF3F21" w:rsidRDefault="00DF3F21" w:rsidP="00194252">
            <w:pPr>
              <w:keepNext/>
              <w:keepLines/>
              <w:rPr>
                <w:rFonts w:ascii="Arial" w:hAnsi="Arial" w:cs="Arial"/>
                <w:b/>
                <w:bCs/>
                <w:sz w:val="18"/>
                <w:szCs w:val="18"/>
              </w:rPr>
            </w:pPr>
            <w:r>
              <w:rPr>
                <w:rFonts w:ascii="Arial" w:hAnsi="Arial" w:cs="Arial"/>
                <w:b/>
                <w:bCs/>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DA9027A" w14:textId="77777777" w:rsidR="00DF3F21" w:rsidRDefault="00DF3F21" w:rsidP="00194252">
            <w:pPr>
              <w:keepNext/>
              <w:keepLines/>
              <w:rPr>
                <w:rFonts w:ascii="Arial" w:hAnsi="Arial" w:cs="Arial"/>
                <w:sz w:val="18"/>
                <w:szCs w:val="18"/>
              </w:rPr>
            </w:pPr>
          </w:p>
        </w:tc>
        <w:tc>
          <w:tcPr>
            <w:tcW w:w="250" w:type="dxa"/>
            <w:tcMar>
              <w:top w:w="216" w:type="dxa"/>
              <w:left w:w="115" w:type="dxa"/>
              <w:bottom w:w="216" w:type="dxa"/>
              <w:right w:w="115" w:type="dxa"/>
            </w:tcMar>
            <w:vAlign w:val="center"/>
          </w:tcPr>
          <w:p w14:paraId="57D0F7A8" w14:textId="77777777" w:rsidR="00DF3F21" w:rsidRDefault="00DF3F21"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6B9D342" w14:textId="77777777" w:rsidR="00DF3F21" w:rsidRDefault="00DF3F21" w:rsidP="00194252">
            <w:pPr>
              <w:keepNext/>
              <w:keepLines/>
              <w:rPr>
                <w:rFonts w:ascii="Arial" w:hAnsi="Arial" w:cs="Arial"/>
                <w:sz w:val="18"/>
                <w:szCs w:val="18"/>
              </w:rPr>
            </w:pPr>
          </w:p>
        </w:tc>
      </w:tr>
      <w:tr w:rsidR="00DF3F21" w14:paraId="39254B02" w14:textId="77777777" w:rsidTr="009B4546">
        <w:trPr>
          <w:cantSplit/>
        </w:trPr>
        <w:tc>
          <w:tcPr>
            <w:tcW w:w="2605" w:type="dxa"/>
            <w:tcMar>
              <w:top w:w="216" w:type="dxa"/>
              <w:left w:w="115" w:type="dxa"/>
              <w:bottom w:w="216" w:type="dxa"/>
              <w:right w:w="115" w:type="dxa"/>
            </w:tcMar>
            <w:vAlign w:val="center"/>
          </w:tcPr>
          <w:p w14:paraId="32005E99" w14:textId="4D56C94F" w:rsidR="00DF3F21" w:rsidRPr="00DF3F21" w:rsidRDefault="00DF3F21" w:rsidP="00194252">
            <w:pPr>
              <w:keepNext/>
              <w:keepLines/>
              <w:rPr>
                <w:rFonts w:ascii="Arial" w:hAnsi="Arial" w:cs="Arial"/>
                <w:b/>
                <w:bCs/>
                <w:sz w:val="18"/>
                <w:szCs w:val="18"/>
              </w:rPr>
            </w:pPr>
            <w:r>
              <w:rPr>
                <w:rFonts w:ascii="Arial" w:hAnsi="Arial" w:cs="Arial"/>
                <w:b/>
                <w:bCs/>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339EBFF" w14:textId="77777777" w:rsidR="00DF3F21" w:rsidRDefault="00DF3F21" w:rsidP="00194252">
            <w:pPr>
              <w:keepNext/>
              <w:keepLines/>
              <w:rPr>
                <w:rFonts w:ascii="Arial" w:hAnsi="Arial" w:cs="Arial"/>
                <w:sz w:val="18"/>
                <w:szCs w:val="18"/>
              </w:rPr>
            </w:pPr>
          </w:p>
        </w:tc>
        <w:tc>
          <w:tcPr>
            <w:tcW w:w="250" w:type="dxa"/>
            <w:tcMar>
              <w:top w:w="216" w:type="dxa"/>
              <w:left w:w="115" w:type="dxa"/>
              <w:bottom w:w="216" w:type="dxa"/>
              <w:right w:w="115" w:type="dxa"/>
            </w:tcMar>
            <w:vAlign w:val="center"/>
          </w:tcPr>
          <w:p w14:paraId="701F7C5C" w14:textId="77777777" w:rsidR="00DF3F21" w:rsidRDefault="00DF3F21"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2F2D6C1" w14:textId="77777777" w:rsidR="00DF3F21" w:rsidRDefault="00DF3F21" w:rsidP="00194252">
            <w:pPr>
              <w:keepNext/>
              <w:keepLines/>
              <w:rPr>
                <w:rFonts w:ascii="Arial" w:hAnsi="Arial" w:cs="Arial"/>
                <w:sz w:val="18"/>
                <w:szCs w:val="18"/>
              </w:rPr>
            </w:pPr>
          </w:p>
        </w:tc>
      </w:tr>
      <w:tr w:rsidR="00DF3F21" w14:paraId="7AC3DB3F" w14:textId="77777777" w:rsidTr="009B4546">
        <w:trPr>
          <w:cantSplit/>
        </w:trPr>
        <w:tc>
          <w:tcPr>
            <w:tcW w:w="2605" w:type="dxa"/>
            <w:tcMar>
              <w:top w:w="216" w:type="dxa"/>
              <w:left w:w="115" w:type="dxa"/>
              <w:bottom w:w="216" w:type="dxa"/>
              <w:right w:w="115" w:type="dxa"/>
            </w:tcMar>
            <w:vAlign w:val="center"/>
          </w:tcPr>
          <w:p w14:paraId="66BB5B9A" w14:textId="695742F2" w:rsidR="00DF3F21" w:rsidRPr="00DF3F21" w:rsidRDefault="00DF3F21" w:rsidP="00194252">
            <w:pPr>
              <w:keepNext/>
              <w:keepLines/>
              <w:rPr>
                <w:rFonts w:ascii="Arial" w:hAnsi="Arial" w:cs="Arial"/>
                <w:b/>
                <w:bCs/>
                <w:sz w:val="18"/>
                <w:szCs w:val="18"/>
              </w:rPr>
            </w:pPr>
            <w:r>
              <w:rPr>
                <w:rFonts w:ascii="Arial" w:hAnsi="Arial" w:cs="Arial"/>
                <w:b/>
                <w:bCs/>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CB6058D" w14:textId="77777777" w:rsidR="00DF3F21" w:rsidRDefault="00DF3F21" w:rsidP="00194252">
            <w:pPr>
              <w:keepNext/>
              <w:keepLines/>
              <w:rPr>
                <w:rFonts w:ascii="Arial" w:hAnsi="Arial" w:cs="Arial"/>
                <w:sz w:val="18"/>
                <w:szCs w:val="18"/>
              </w:rPr>
            </w:pPr>
          </w:p>
        </w:tc>
        <w:tc>
          <w:tcPr>
            <w:tcW w:w="250" w:type="dxa"/>
            <w:tcMar>
              <w:top w:w="216" w:type="dxa"/>
              <w:left w:w="115" w:type="dxa"/>
              <w:bottom w:w="216" w:type="dxa"/>
              <w:right w:w="115" w:type="dxa"/>
            </w:tcMar>
            <w:vAlign w:val="center"/>
          </w:tcPr>
          <w:p w14:paraId="2DFFCD90" w14:textId="77777777" w:rsidR="00DF3F21" w:rsidRDefault="00DF3F21"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97DD0E6" w14:textId="77777777" w:rsidR="00DF3F21" w:rsidRDefault="00DF3F21" w:rsidP="00194252">
            <w:pPr>
              <w:keepNext/>
              <w:keepLines/>
              <w:rPr>
                <w:rFonts w:ascii="Arial" w:hAnsi="Arial" w:cs="Arial"/>
                <w:sz w:val="18"/>
                <w:szCs w:val="18"/>
              </w:rPr>
            </w:pPr>
          </w:p>
        </w:tc>
      </w:tr>
      <w:tr w:rsidR="00DF3F21" w14:paraId="051E5D2F" w14:textId="77777777" w:rsidTr="009B4546">
        <w:trPr>
          <w:cantSplit/>
        </w:trPr>
        <w:tc>
          <w:tcPr>
            <w:tcW w:w="2605" w:type="dxa"/>
            <w:tcMar>
              <w:top w:w="216" w:type="dxa"/>
              <w:left w:w="115" w:type="dxa"/>
              <w:bottom w:w="216" w:type="dxa"/>
              <w:right w:w="115" w:type="dxa"/>
            </w:tcMar>
            <w:vAlign w:val="center"/>
          </w:tcPr>
          <w:p w14:paraId="46BEFBF8" w14:textId="41EDF8DE" w:rsidR="00DF3F21" w:rsidRPr="00DF3F21" w:rsidRDefault="00DF3F21" w:rsidP="00194252">
            <w:pPr>
              <w:keepNext/>
              <w:keepLines/>
              <w:rPr>
                <w:rFonts w:ascii="Arial" w:hAnsi="Arial" w:cs="Arial"/>
                <w:b/>
                <w:bCs/>
                <w:sz w:val="18"/>
                <w:szCs w:val="18"/>
              </w:rPr>
            </w:pPr>
            <w:r>
              <w:rPr>
                <w:rFonts w:ascii="Arial" w:hAnsi="Arial" w:cs="Arial"/>
                <w:b/>
                <w:bCs/>
                <w:sz w:val="18"/>
                <w:szCs w:val="18"/>
              </w:rPr>
              <w:t>Company</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7D52B24" w14:textId="77777777" w:rsidR="00DF3F21" w:rsidRDefault="00DF3F21" w:rsidP="00194252">
            <w:pPr>
              <w:keepNext/>
              <w:keepLines/>
              <w:rPr>
                <w:rFonts w:ascii="Arial" w:hAnsi="Arial" w:cs="Arial"/>
                <w:sz w:val="18"/>
                <w:szCs w:val="18"/>
              </w:rPr>
            </w:pPr>
          </w:p>
        </w:tc>
        <w:tc>
          <w:tcPr>
            <w:tcW w:w="250" w:type="dxa"/>
            <w:tcMar>
              <w:top w:w="216" w:type="dxa"/>
              <w:left w:w="115" w:type="dxa"/>
              <w:bottom w:w="216" w:type="dxa"/>
              <w:right w:w="115" w:type="dxa"/>
            </w:tcMar>
            <w:vAlign w:val="center"/>
          </w:tcPr>
          <w:p w14:paraId="37E4D9F2" w14:textId="77777777" w:rsidR="00DF3F21" w:rsidRDefault="00DF3F21"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189F8E5" w14:textId="77777777" w:rsidR="00DF3F21" w:rsidRDefault="00DF3F21" w:rsidP="00194252">
            <w:pPr>
              <w:keepNext/>
              <w:keepLines/>
              <w:rPr>
                <w:rFonts w:ascii="Arial" w:hAnsi="Arial" w:cs="Arial"/>
                <w:sz w:val="18"/>
                <w:szCs w:val="18"/>
              </w:rPr>
            </w:pPr>
          </w:p>
        </w:tc>
      </w:tr>
      <w:tr w:rsidR="00DF3F21" w14:paraId="7AFFED89" w14:textId="77777777" w:rsidTr="009B4546">
        <w:trPr>
          <w:cantSplit/>
        </w:trPr>
        <w:tc>
          <w:tcPr>
            <w:tcW w:w="2605" w:type="dxa"/>
            <w:tcMar>
              <w:top w:w="216" w:type="dxa"/>
              <w:left w:w="115" w:type="dxa"/>
              <w:bottom w:w="216" w:type="dxa"/>
              <w:right w:w="115" w:type="dxa"/>
            </w:tcMar>
            <w:vAlign w:val="center"/>
          </w:tcPr>
          <w:p w14:paraId="0689D688" w14:textId="77777777" w:rsidR="00DF3F21" w:rsidRDefault="00DF3F21" w:rsidP="00194252">
            <w:pPr>
              <w:keepNext/>
              <w:keepLines/>
              <w:rPr>
                <w:rFonts w:ascii="Arial" w:hAnsi="Arial" w:cs="Arial"/>
                <w:b/>
                <w:bCs/>
                <w:sz w:val="18"/>
                <w:szCs w:val="18"/>
              </w:rPr>
            </w:pPr>
            <w:r>
              <w:rPr>
                <w:rFonts w:ascii="Arial" w:hAnsi="Arial" w:cs="Arial"/>
                <w:b/>
                <w:bCs/>
                <w:sz w:val="18"/>
                <w:szCs w:val="18"/>
              </w:rPr>
              <w:t>Notice Address</w:t>
            </w:r>
          </w:p>
          <w:p w14:paraId="78E98E71" w14:textId="786BC092" w:rsidR="00DF3F21" w:rsidRPr="00DF3F21" w:rsidRDefault="00DF3F21" w:rsidP="00194252">
            <w:pPr>
              <w:keepNext/>
              <w:keepLines/>
              <w:rPr>
                <w:rFonts w:ascii="Arial" w:hAnsi="Arial" w:cs="Arial"/>
                <w:b/>
                <w:bCs/>
                <w:sz w:val="18"/>
                <w:szCs w:val="18"/>
              </w:rPr>
            </w:pPr>
            <w:r w:rsidRPr="00DF3F21">
              <w:rPr>
                <w:rFonts w:ascii="Arial" w:hAnsi="Arial" w:cs="Arial"/>
                <w:b/>
                <w:bCs/>
                <w:color w:val="8C8D8E"/>
                <w:sz w:val="14"/>
                <w:szCs w:val="14"/>
              </w:rPr>
              <w:t>Use either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30A71FF" w14:textId="77777777" w:rsidR="00DF3F21" w:rsidRDefault="00DF3F21" w:rsidP="00194252">
            <w:pPr>
              <w:keepNext/>
              <w:keepLines/>
              <w:rPr>
                <w:rFonts w:ascii="Arial" w:hAnsi="Arial" w:cs="Arial"/>
                <w:sz w:val="18"/>
                <w:szCs w:val="18"/>
              </w:rPr>
            </w:pPr>
          </w:p>
        </w:tc>
        <w:tc>
          <w:tcPr>
            <w:tcW w:w="250" w:type="dxa"/>
            <w:tcMar>
              <w:top w:w="216" w:type="dxa"/>
              <w:left w:w="115" w:type="dxa"/>
              <w:bottom w:w="216" w:type="dxa"/>
              <w:right w:w="115" w:type="dxa"/>
            </w:tcMar>
            <w:vAlign w:val="center"/>
          </w:tcPr>
          <w:p w14:paraId="32C421AC" w14:textId="77777777" w:rsidR="00DF3F21" w:rsidRDefault="00DF3F21"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94C9BC0" w14:textId="77777777" w:rsidR="00DF3F21" w:rsidRDefault="00DF3F21" w:rsidP="00194252">
            <w:pPr>
              <w:keepNext/>
              <w:keepLines/>
              <w:rPr>
                <w:rFonts w:ascii="Arial" w:hAnsi="Arial" w:cs="Arial"/>
                <w:sz w:val="18"/>
                <w:szCs w:val="18"/>
              </w:rPr>
            </w:pPr>
          </w:p>
        </w:tc>
      </w:tr>
      <w:tr w:rsidR="00DF3F21" w14:paraId="3B8D121C" w14:textId="77777777" w:rsidTr="009B4546">
        <w:trPr>
          <w:cantSplit/>
        </w:trPr>
        <w:tc>
          <w:tcPr>
            <w:tcW w:w="2605" w:type="dxa"/>
            <w:tcMar>
              <w:top w:w="216" w:type="dxa"/>
              <w:left w:w="115" w:type="dxa"/>
              <w:bottom w:w="216" w:type="dxa"/>
              <w:right w:w="115" w:type="dxa"/>
            </w:tcMar>
            <w:vAlign w:val="center"/>
          </w:tcPr>
          <w:p w14:paraId="4748AA56" w14:textId="740C14BC" w:rsidR="00DF3F21" w:rsidRPr="00DF3F21" w:rsidRDefault="00DF3F21" w:rsidP="00194252">
            <w:pPr>
              <w:keepNext/>
              <w:keepLines/>
              <w:rPr>
                <w:rFonts w:ascii="Arial" w:hAnsi="Arial" w:cs="Arial"/>
                <w:b/>
                <w:bCs/>
                <w:sz w:val="18"/>
                <w:szCs w:val="18"/>
              </w:rPr>
            </w:pPr>
            <w:r>
              <w:rPr>
                <w:rFonts w:ascii="Arial" w:hAnsi="Arial" w:cs="Arial"/>
                <w:b/>
                <w:bCs/>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9BB91F6" w14:textId="77777777" w:rsidR="00DF3F21" w:rsidRDefault="00DF3F21" w:rsidP="00194252">
            <w:pPr>
              <w:keepNext/>
              <w:keepLines/>
              <w:rPr>
                <w:rFonts w:ascii="Arial" w:hAnsi="Arial" w:cs="Arial"/>
                <w:sz w:val="18"/>
                <w:szCs w:val="18"/>
              </w:rPr>
            </w:pPr>
          </w:p>
        </w:tc>
        <w:tc>
          <w:tcPr>
            <w:tcW w:w="250" w:type="dxa"/>
            <w:tcMar>
              <w:top w:w="216" w:type="dxa"/>
              <w:left w:w="115" w:type="dxa"/>
              <w:bottom w:w="216" w:type="dxa"/>
              <w:right w:w="115" w:type="dxa"/>
            </w:tcMar>
            <w:vAlign w:val="center"/>
          </w:tcPr>
          <w:p w14:paraId="3BDB79B6" w14:textId="77777777" w:rsidR="00DF3F21" w:rsidRDefault="00DF3F21"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DD911CF" w14:textId="77777777" w:rsidR="00DF3F21" w:rsidRDefault="00DF3F21" w:rsidP="00194252">
            <w:pPr>
              <w:keepNext/>
              <w:keepLines/>
              <w:rPr>
                <w:rFonts w:ascii="Arial" w:hAnsi="Arial" w:cs="Arial"/>
                <w:sz w:val="18"/>
                <w:szCs w:val="18"/>
              </w:rPr>
            </w:pPr>
          </w:p>
        </w:tc>
      </w:tr>
    </w:tbl>
    <w:p w14:paraId="2A0A9E78" w14:textId="77777777" w:rsidR="00A77CC3" w:rsidRDefault="00A77CC3">
      <w:pPr>
        <w:rPr>
          <w:rFonts w:ascii="Arial" w:hAnsi="Arial" w:cs="Arial"/>
          <w:sz w:val="18"/>
          <w:szCs w:val="18"/>
        </w:rPr>
        <w:sectPr w:rsidR="00A77CC3" w:rsidSect="00A71058">
          <w:headerReference w:type="default" r:id="rId8"/>
          <w:footerReference w:type="default" r:id="rId9"/>
          <w:pgSz w:w="12240" w:h="15840"/>
          <w:pgMar w:top="1080" w:right="1080" w:bottom="1080" w:left="1080" w:header="360" w:footer="432" w:gutter="0"/>
          <w:cols w:space="720"/>
          <w:docGrid w:linePitch="360"/>
        </w:sectPr>
      </w:pPr>
    </w:p>
    <w:p w14:paraId="0DF09B5A" w14:textId="0D4768A6" w:rsidR="00D951EF"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lastRenderedPageBreak/>
        <w:t>Introduction</w:t>
      </w:r>
      <w:r w:rsidRPr="00315A68">
        <w:rPr>
          <w:rFonts w:ascii="Arial" w:hAnsi="Arial" w:cs="Arial"/>
          <w:sz w:val="16"/>
          <w:szCs w:val="16"/>
        </w:rPr>
        <w:t>. This Mutual Non-Disclosure Agreement (which incorporates these Standard Terms and the Cover Page (defined below)) (“</w:t>
      </w:r>
      <w:r w:rsidRPr="00315A68">
        <w:rPr>
          <w:rFonts w:ascii="Arial" w:hAnsi="Arial" w:cs="Arial"/>
          <w:b/>
          <w:sz w:val="16"/>
          <w:szCs w:val="16"/>
        </w:rPr>
        <w:t>MNDA</w:t>
      </w:r>
      <w:r w:rsidRPr="00315A68">
        <w:rPr>
          <w:rFonts w:ascii="Arial" w:hAnsi="Arial" w:cs="Arial"/>
          <w:sz w:val="16"/>
          <w:szCs w:val="16"/>
        </w:rPr>
        <w:t>”) allows each party (“</w:t>
      </w:r>
      <w:r w:rsidRPr="00315A68">
        <w:rPr>
          <w:rFonts w:ascii="Arial" w:hAnsi="Arial" w:cs="Arial"/>
          <w:b/>
          <w:sz w:val="16"/>
          <w:szCs w:val="16"/>
        </w:rPr>
        <w:t>Disclosing Party</w:t>
      </w:r>
      <w:r w:rsidRPr="00315A68">
        <w:rPr>
          <w:rFonts w:ascii="Arial" w:hAnsi="Arial" w:cs="Arial"/>
          <w:sz w:val="16"/>
          <w:szCs w:val="16"/>
        </w:rPr>
        <w:t xml:space="preserve">”) to disclose or make available information in connection with the </w:t>
      </w:r>
      <w:r w:rsidRPr="00315A68">
        <w:rPr>
          <w:rFonts w:ascii="Arial" w:hAnsi="Arial" w:cs="Arial"/>
          <w:b/>
          <w:color w:val="107087"/>
          <w:sz w:val="16"/>
          <w:szCs w:val="16"/>
        </w:rPr>
        <w:t>Purpose</w:t>
      </w:r>
      <w:r w:rsidRPr="00315A68">
        <w:rPr>
          <w:rFonts w:ascii="Arial" w:hAnsi="Arial" w:cs="Arial"/>
          <w:sz w:val="16"/>
          <w:szCs w:val="16"/>
        </w:rPr>
        <w:t xml:space="preserve"> which (1) the Disclosing Party identifies to the receiving party (“</w:t>
      </w:r>
      <w:r w:rsidRPr="00315A68">
        <w:rPr>
          <w:rFonts w:ascii="Arial" w:hAnsi="Arial" w:cs="Arial"/>
          <w:b/>
          <w:sz w:val="16"/>
          <w:szCs w:val="16"/>
        </w:rPr>
        <w:t>Receiving Party</w:t>
      </w:r>
      <w:r w:rsidRPr="00315A68">
        <w:rPr>
          <w:rFonts w:ascii="Arial" w:hAnsi="Arial" w:cs="Arial"/>
          <w:sz w:val="16"/>
          <w:szCs w:val="16"/>
        </w:rPr>
        <w:t>”) as “confidential”, “proprietary”, or the like or (2) should be reasonably understood as confidential or proprietary due to its nature and the circumstances of its disclosure (“</w:t>
      </w:r>
      <w:r w:rsidRPr="00315A68">
        <w:rPr>
          <w:rFonts w:ascii="Arial" w:hAnsi="Arial" w:cs="Arial"/>
          <w:b/>
          <w:sz w:val="16"/>
          <w:szCs w:val="16"/>
        </w:rPr>
        <w:t>Confidential Information</w:t>
      </w:r>
      <w:r w:rsidRPr="00315A68">
        <w:rPr>
          <w:rFonts w:ascii="Arial" w:hAnsi="Arial" w:cs="Arial"/>
          <w:sz w:val="16"/>
          <w:szCs w:val="16"/>
        </w:rPr>
        <w:t xml:space="preserve">”). Each party’s Confidential Information also includes the existence and status of the parties’ discussions and information on the Cover Page. Confidential Information includes technical or business information, product designs or roadmaps, requirements, pricing, security and compliance documentation, technology, </w:t>
      </w:r>
      <w:proofErr w:type="gramStart"/>
      <w:r w:rsidRPr="00315A68">
        <w:rPr>
          <w:rFonts w:ascii="Arial" w:hAnsi="Arial" w:cs="Arial"/>
          <w:sz w:val="16"/>
          <w:szCs w:val="16"/>
        </w:rPr>
        <w:t>inventions</w:t>
      </w:r>
      <w:proofErr w:type="gramEnd"/>
      <w:r w:rsidRPr="00315A68">
        <w:rPr>
          <w:rFonts w:ascii="Arial" w:hAnsi="Arial" w:cs="Arial"/>
          <w:sz w:val="16"/>
          <w:szCs w:val="16"/>
        </w:rPr>
        <w:t xml:space="preserve"> and know-how. To</w:t>
      </w:r>
      <w:r w:rsidR="00B5793D">
        <w:rPr>
          <w:rFonts w:ascii="Arial" w:hAnsi="Arial" w:cs="Arial"/>
          <w:sz w:val="16"/>
          <w:szCs w:val="16"/>
        </w:rPr>
        <w:t xml:space="preserve"> </w:t>
      </w:r>
      <w:r w:rsidRPr="00315A68">
        <w:rPr>
          <w:rFonts w:ascii="Arial" w:hAnsi="Arial" w:cs="Arial"/>
          <w:sz w:val="16"/>
          <w:szCs w:val="16"/>
        </w:rPr>
        <w:t>use this MNDA, the parties must complete and sign a cover page incorporating these Standard Terms (“</w:t>
      </w:r>
      <w:r w:rsidRPr="00315A68">
        <w:rPr>
          <w:rFonts w:ascii="Arial" w:hAnsi="Arial" w:cs="Arial"/>
          <w:b/>
          <w:sz w:val="16"/>
          <w:szCs w:val="16"/>
        </w:rPr>
        <w:t>Cover Page</w:t>
      </w:r>
      <w:r w:rsidRPr="00315A68">
        <w:rPr>
          <w:rFonts w:ascii="Arial" w:hAnsi="Arial" w:cs="Arial"/>
          <w:sz w:val="16"/>
          <w:szCs w:val="16"/>
        </w:rPr>
        <w:t>”). Each party is identified on the Cover Page and capitalized terms have the meanings given herein or on the Cover Page.</w:t>
      </w:r>
    </w:p>
    <w:p w14:paraId="662EF7D7" w14:textId="36BD22D3"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commentRangeStart w:id="1"/>
      <w:r w:rsidRPr="00315A68">
        <w:rPr>
          <w:rFonts w:ascii="Arial" w:hAnsi="Arial" w:cs="Arial"/>
          <w:b/>
          <w:sz w:val="16"/>
          <w:szCs w:val="16"/>
        </w:rPr>
        <w:t>Use and Protection of Confidential Information</w:t>
      </w:r>
      <w:r w:rsidRPr="00315A68">
        <w:rPr>
          <w:rFonts w:ascii="Arial" w:hAnsi="Arial" w:cs="Arial"/>
          <w:sz w:val="16"/>
          <w:szCs w:val="16"/>
        </w:rPr>
        <w:t xml:space="preserve">. The Receiving Party shall: (a) use Confidential Information solely for the </w:t>
      </w:r>
      <w:r w:rsidRPr="00315A68">
        <w:rPr>
          <w:rFonts w:ascii="Arial" w:hAnsi="Arial" w:cs="Arial"/>
          <w:b/>
          <w:color w:val="107087"/>
          <w:sz w:val="16"/>
          <w:szCs w:val="16"/>
        </w:rPr>
        <w:t>Purpose</w:t>
      </w:r>
      <w:r w:rsidRPr="00315A68">
        <w:rPr>
          <w:rFonts w:ascii="Arial" w:hAnsi="Arial" w:cs="Arial"/>
          <w:sz w:val="16"/>
          <w:szCs w:val="16"/>
        </w:rPr>
        <w:t xml:space="preserve">; (b) not disclose Confidential Information to third parties without the Disclosing Party’s prior written approval, except that the Receiving Party may disclose Confidential Information to its </w:t>
      </w:r>
      <w:ins w:id="1024" w:author="Northwind Legal" w:date="2026-10-17T01:47:38Z">
        <w:r>
          <w:rPr>
            <w:rFonts w:ascii="Arial" w:hAnsi="Arial" w:cs="Arial"/>
            <w:sz w:val="16"/>
            <w:szCs w:val="16"/>
          </w:rPr>
          <w:t xml:space="preserve">affiliates that are controlled by or under common control with the Receiving Party, and to its and their </w:t>
        </w:r>
      </w:ins>
      <w:r w:rsidRPr="00315A68">
        <w:rPr>
          <w:rFonts w:ascii="Arial" w:hAnsi="Arial" w:cs="Arial"/>
          <w:sz w:val="16"/>
          <w:szCs w:val="16"/>
        </w:rPr>
        <w:t xml:space="preserve">employees, agents, advisors, contractors and other representatives having a reasonable need to know for the </w:t>
      </w:r>
      <w:r w:rsidRPr="00315A68">
        <w:rPr>
          <w:rFonts w:ascii="Arial" w:hAnsi="Arial" w:cs="Arial"/>
          <w:b/>
          <w:color w:val="107087"/>
          <w:sz w:val="16"/>
          <w:szCs w:val="16"/>
        </w:rPr>
        <w:t>Purpose</w:t>
      </w:r>
      <w:r w:rsidRPr="00315A68">
        <w:rPr>
          <w:rFonts w:ascii="Arial" w:hAnsi="Arial" w:cs="Arial"/>
          <w:sz w:val="16"/>
          <w:szCs w:val="16"/>
        </w:rPr>
        <w:t>, provided these representatives are bound by confidentiality obligations no less protective than the applicable terms in this MNDA and the Receiving Party remains responsible for their compliance with this MNDA; and (c) protect Confidential Information using at least the same protections the Receiving Party uses for its own similar information but no less than a reasonable standard of care.</w:t>
      </w:r>
      <w:commentRangeEnd w:id="1"/>
      <w:r>
        <w:commentReference w:id="1"/>
      </w:r>
    </w:p>
    <w:p w14:paraId="10EDC35C" w14:textId="3329575A"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commentRangeStart w:id="2"/>
      <w:r w:rsidRPr="00315A68">
        <w:rPr>
          <w:rFonts w:ascii="Arial" w:hAnsi="Arial" w:cs="Arial"/>
          <w:b/>
          <w:sz w:val="16"/>
          <w:szCs w:val="16"/>
        </w:rPr>
        <w:t>Exceptions</w:t>
      </w:r>
      <w:r w:rsidRPr="00315A68">
        <w:rPr>
          <w:rFonts w:ascii="Arial" w:hAnsi="Arial" w:cs="Arial"/>
          <w:sz w:val="16"/>
          <w:szCs w:val="16"/>
        </w:rPr>
        <w:t>. The Receiving Party’s obligations in this MNDA do not apply to information that it can demonstrate: (a) is or becomes publicly available through no fault of the Receiving Party; (b) it rightfully knew or possessed prior to receipt from the Disclosing Party without confidentiality restrictions; (c) it rightfully obtained from a third party without confidentiality restrictions; or (d) it independently developed without using or referencing the Confidential Information.</w:t>
      </w:r>
      <w:ins w:id="1025" w:author="Northwind Legal" w:date="2026-10-17T01:47:38Z">
        <w:r>
          <w:rPr>
            <w:rFonts w:ascii="Arial" w:hAnsi="Arial" w:cs="Arial"/>
            <w:sz w:val="16"/>
            <w:szCs w:val="16"/>
          </w:rPr>
          <w:t xml:space="preserve"> In addition, each Disclosing Party agrees that this MNDA will not restrict the Receiving Party’s use of Residuals, so long as the Receiving Party complies with its other obligations under this MNDA. “Residuals” means information in non-tangible form that is unintentionally remembered by an individual in their unaided memory and without reference to the Confidential Information.</w:t>
        </w:r>
      </w:ins>
      <w:commentRangeEnd w:id="2"/>
      <w:r>
        <w:commentReference w:id="2"/>
      </w:r>
    </w:p>
    <w:p w14:paraId="5408E146" w14:textId="78880D1B"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Disclosures Required by Law</w:t>
      </w:r>
      <w:r w:rsidRPr="00315A68">
        <w:rPr>
          <w:rFonts w:ascii="Arial" w:hAnsi="Arial" w:cs="Arial"/>
          <w:color w:val="000000"/>
          <w:sz w:val="16"/>
          <w:szCs w:val="16"/>
        </w:rPr>
        <w:t xml:space="preserve">. </w:t>
      </w:r>
      <w:r w:rsidRPr="00315A68">
        <w:rPr>
          <w:rFonts w:ascii="Arial" w:hAnsi="Arial" w:cs="Arial"/>
          <w:sz w:val="16"/>
          <w:szCs w:val="16"/>
        </w:rPr>
        <w:t>The</w:t>
      </w:r>
      <w:r w:rsidRPr="00315A68">
        <w:rPr>
          <w:rFonts w:ascii="Arial" w:hAnsi="Arial" w:cs="Arial"/>
          <w:color w:val="000000"/>
          <w:sz w:val="16"/>
          <w:szCs w:val="16"/>
        </w:rPr>
        <w:t xml:space="preserve"> Receiving Party may disclose Confidential Information to the extent required by law, regulation or regulatory authority, </w:t>
      </w:r>
      <w:proofErr w:type="gramStart"/>
      <w:r w:rsidRPr="00315A68">
        <w:rPr>
          <w:rFonts w:ascii="Arial" w:hAnsi="Arial" w:cs="Arial"/>
          <w:color w:val="000000"/>
          <w:sz w:val="16"/>
          <w:szCs w:val="16"/>
        </w:rPr>
        <w:t>subpoena</w:t>
      </w:r>
      <w:proofErr w:type="gramEnd"/>
      <w:r w:rsidRPr="00315A68">
        <w:rPr>
          <w:rFonts w:ascii="Arial" w:hAnsi="Arial" w:cs="Arial"/>
          <w:color w:val="000000"/>
          <w:sz w:val="16"/>
          <w:szCs w:val="16"/>
        </w:rPr>
        <w:t xml:space="preserve"> or court </w:t>
      </w:r>
      <w:del w:id="1027" w:author="Northwind Legal" w:date="2026-10-17T01:47:38Z">
        <w:r w:rsidRPr="00315A68">
          <w:rPr>
            <w:rFonts w:ascii="Arial" w:hAnsi="Arial" w:cs="Arial"/>
            <w:color w:val="000000"/>
            <w:sz w:val="16"/>
            <w:szCs w:val="16"/>
          </w:rPr>
          <w:delText xml:space="preserve">order, provided (to the extent legally permitted) it provides the Disclosing Party reasonable advance notice of the required disclosure and reasonably cooperates, at the Disclosing Party’s expense, with the Disclosing Party’s efforts to obtain confidential treatment for the Confidential Information.</w:delText>
        </w:r>
      </w:del>
      <w:ins w:id="1026" w:author="Northwind Legal" w:date="2026-10-17T01:47:38Z">
        <w:r>
          <w:rPr>
            <w:rFonts w:ascii="Arial" w:hAnsi="Arial" w:cs="Arial"/>
            <w:color w:val="000000"/>
            <w:sz w:val="16"/>
            <w:szCs w:val="16"/>
          </w:rPr>
          <w:t xml:space="preserve">order.</w:t>
        </w:r>
      </w:ins>
    </w:p>
    <w:p w14:paraId="166BB055" w14:textId="4101CDD1"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Term and Termination</w:t>
      </w:r>
      <w:r w:rsidRPr="00315A68">
        <w:rPr>
          <w:rFonts w:ascii="Arial" w:hAnsi="Arial" w:cs="Arial"/>
          <w:sz w:val="16"/>
          <w:szCs w:val="16"/>
        </w:rPr>
        <w:t xml:space="preserve">. This MNDA commences on the </w:t>
      </w:r>
      <w:r w:rsidRPr="00315A68">
        <w:rPr>
          <w:rFonts w:ascii="Arial" w:hAnsi="Arial" w:cs="Arial"/>
          <w:b/>
          <w:color w:val="107087"/>
          <w:sz w:val="16"/>
          <w:szCs w:val="16"/>
        </w:rPr>
        <w:t>Effective Date</w:t>
      </w:r>
      <w:r w:rsidRPr="00315A68">
        <w:rPr>
          <w:rFonts w:ascii="Arial" w:hAnsi="Arial" w:cs="Arial"/>
          <w:color w:val="107087"/>
          <w:sz w:val="16"/>
          <w:szCs w:val="16"/>
        </w:rPr>
        <w:t xml:space="preserve"> </w:t>
      </w:r>
      <w:r w:rsidRPr="00315A68">
        <w:rPr>
          <w:rFonts w:ascii="Arial" w:hAnsi="Arial" w:cs="Arial"/>
          <w:sz w:val="16"/>
          <w:szCs w:val="16"/>
        </w:rPr>
        <w:t xml:space="preserve">and expires at the end of the </w:t>
      </w:r>
      <w:r w:rsidRPr="00315A68">
        <w:rPr>
          <w:rFonts w:ascii="Arial" w:hAnsi="Arial" w:cs="Arial"/>
          <w:b/>
          <w:color w:val="107087"/>
          <w:sz w:val="16"/>
          <w:szCs w:val="16"/>
        </w:rPr>
        <w:t>MNDA Term</w:t>
      </w:r>
      <w:r w:rsidRPr="00315A68">
        <w:rPr>
          <w:rFonts w:ascii="Arial" w:hAnsi="Arial" w:cs="Arial"/>
          <w:sz w:val="16"/>
          <w:szCs w:val="16"/>
        </w:rPr>
        <w:t xml:space="preserve">. Either party may terminate this MNDA for any or no reason upon written notice to the other party. The Receiving Party’s obligations relating to Confidential Information will survive for the </w:t>
      </w:r>
      <w:r w:rsidRPr="00315A68">
        <w:rPr>
          <w:rFonts w:ascii="Arial" w:hAnsi="Arial" w:cs="Arial"/>
          <w:b/>
          <w:color w:val="107087"/>
          <w:sz w:val="16"/>
          <w:szCs w:val="16"/>
        </w:rPr>
        <w:t>Term of Confidentiality</w:t>
      </w:r>
      <w:r w:rsidRPr="00315A68">
        <w:rPr>
          <w:rFonts w:ascii="Arial" w:hAnsi="Arial" w:cs="Arial"/>
          <w:sz w:val="16"/>
          <w:szCs w:val="16"/>
        </w:rPr>
        <w:t>, despite any expiration or termination of this MNDA.</w:t>
      </w:r>
    </w:p>
    <w:p w14:paraId="7D419507" w14:textId="6C7692BB"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Return or Destruction of Confidential Information</w:t>
      </w:r>
      <w:r w:rsidRPr="00315A68">
        <w:rPr>
          <w:rFonts w:ascii="Arial" w:hAnsi="Arial" w:cs="Arial"/>
          <w:sz w:val="16"/>
          <w:szCs w:val="16"/>
        </w:rPr>
        <w:t>. 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As an exception to subsection (b), the Receiving Party may retain Confidential Information in accordance with its standard backup or record retention policies or as required by law, but the terms of this MNDA will continue to apply to the retained Confidential Information.</w:t>
      </w:r>
    </w:p>
    <w:p w14:paraId="1BE7F40A" w14:textId="6D6291D1"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color w:val="000000"/>
          <w:sz w:val="16"/>
          <w:szCs w:val="16"/>
        </w:rPr>
        <w:t>Proprietary Rights</w:t>
      </w:r>
      <w:r w:rsidRPr="00315A68">
        <w:rPr>
          <w:rFonts w:ascii="Arial" w:hAnsi="Arial" w:cs="Arial"/>
          <w:color w:val="000000"/>
          <w:sz w:val="16"/>
          <w:szCs w:val="16"/>
        </w:rPr>
        <w:t xml:space="preserve">. The Disclosing Party retains </w:t>
      </w:r>
      <w:proofErr w:type="gramStart"/>
      <w:r w:rsidRPr="00315A68">
        <w:rPr>
          <w:rFonts w:ascii="Arial" w:hAnsi="Arial" w:cs="Arial"/>
          <w:color w:val="000000"/>
          <w:sz w:val="16"/>
          <w:szCs w:val="16"/>
        </w:rPr>
        <w:t>all of</w:t>
      </w:r>
      <w:proofErr w:type="gramEnd"/>
      <w:r w:rsidRPr="00315A68">
        <w:rPr>
          <w:rFonts w:ascii="Arial" w:hAnsi="Arial" w:cs="Arial"/>
          <w:color w:val="000000"/>
          <w:sz w:val="16"/>
          <w:szCs w:val="16"/>
        </w:rPr>
        <w:t xml:space="preserve"> its intellectual property and other rights in its Confidential Information and its disclosure to the Receiving Party grants no license under such rights.</w:t>
      </w:r>
    </w:p>
    <w:p w14:paraId="7980DF0E" w14:textId="39319AA3"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color w:val="000000"/>
          <w:sz w:val="16"/>
          <w:szCs w:val="16"/>
        </w:rPr>
        <w:t>Disclaimer</w:t>
      </w:r>
      <w:r w:rsidRPr="00315A68">
        <w:rPr>
          <w:rFonts w:ascii="Arial" w:hAnsi="Arial" w:cs="Arial"/>
          <w:color w:val="000000"/>
          <w:sz w:val="16"/>
          <w:szCs w:val="16"/>
        </w:rPr>
        <w:t xml:space="preserve">. ALL </w:t>
      </w:r>
      <w:r w:rsidRPr="00315A68">
        <w:rPr>
          <w:rFonts w:ascii="Arial" w:hAnsi="Arial" w:cs="Arial"/>
          <w:smallCaps/>
          <w:color w:val="000000"/>
          <w:sz w:val="16"/>
          <w:szCs w:val="16"/>
        </w:rPr>
        <w:t>CONFIDENTIAL INFORMATION IS PROVIDED “AS IS”, WITH ALL FAULTS, AND WITHOUT WARRANTIES, INCLUDING</w:t>
      </w:r>
      <w:r w:rsidRPr="00315A68">
        <w:rPr>
          <w:rFonts w:ascii="Arial" w:hAnsi="Arial" w:cs="Arial"/>
          <w:color w:val="000000"/>
          <w:sz w:val="16"/>
          <w:szCs w:val="16"/>
        </w:rPr>
        <w:t xml:space="preserve"> </w:t>
      </w:r>
      <w:r w:rsidRPr="00315A68">
        <w:rPr>
          <w:rFonts w:ascii="Arial" w:hAnsi="Arial" w:cs="Arial"/>
          <w:sz w:val="16"/>
          <w:szCs w:val="16"/>
        </w:rPr>
        <w:t>THE IMPLIED WARRANTIES OF TITLE, MERCHANTABILITY AND FITNESS FOR A PARTICULAR PURPOSE</w:t>
      </w:r>
      <w:r w:rsidRPr="00315A68">
        <w:rPr>
          <w:rFonts w:ascii="Arial" w:hAnsi="Arial" w:cs="Arial"/>
          <w:color w:val="000000"/>
          <w:sz w:val="16"/>
          <w:szCs w:val="16"/>
        </w:rPr>
        <w:t>.</w:t>
      </w:r>
    </w:p>
    <w:p w14:paraId="3F063216" w14:textId="77862C3F"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Governing Law and Jurisdiction</w:t>
      </w:r>
      <w:r w:rsidRPr="00315A68">
        <w:rPr>
          <w:rFonts w:ascii="Arial" w:hAnsi="Arial" w:cs="Arial"/>
          <w:sz w:val="16"/>
          <w:szCs w:val="16"/>
        </w:rPr>
        <w:t xml:space="preserve">. This MNDA and all matters relating hereto are governed by, and construed in accordance with, the laws of the State of </w:t>
      </w:r>
      <w:r w:rsidRPr="00315A68">
        <w:rPr>
          <w:rFonts w:ascii="Arial" w:hAnsi="Arial" w:cs="Arial"/>
          <w:b/>
          <w:color w:val="107087"/>
          <w:sz w:val="16"/>
          <w:szCs w:val="16"/>
        </w:rPr>
        <w:t>Governing Law</w:t>
      </w:r>
      <w:r w:rsidRPr="00315A68">
        <w:rPr>
          <w:rFonts w:ascii="Arial" w:hAnsi="Arial" w:cs="Arial"/>
          <w:sz w:val="16"/>
          <w:szCs w:val="16"/>
        </w:rPr>
        <w:t xml:space="preserve">, without regard to the conflict of </w:t>
      </w:r>
      <w:proofErr w:type="spellStart"/>
      <w:r w:rsidRPr="00315A68">
        <w:rPr>
          <w:rFonts w:ascii="Arial" w:hAnsi="Arial" w:cs="Arial"/>
          <w:sz w:val="16"/>
          <w:szCs w:val="16"/>
        </w:rPr>
        <w:t>laws</w:t>
      </w:r>
      <w:proofErr w:type="spellEnd"/>
      <w:r w:rsidRPr="00315A68">
        <w:rPr>
          <w:rFonts w:ascii="Arial" w:hAnsi="Arial" w:cs="Arial"/>
          <w:sz w:val="16"/>
          <w:szCs w:val="16"/>
        </w:rPr>
        <w:t xml:space="preserve"> provisions of such </w:t>
      </w:r>
      <w:r w:rsidRPr="00315A68">
        <w:rPr>
          <w:rFonts w:ascii="Arial" w:hAnsi="Arial" w:cs="Arial"/>
          <w:b/>
          <w:color w:val="107087"/>
          <w:sz w:val="16"/>
          <w:szCs w:val="16"/>
        </w:rPr>
        <w:t>Governing Law</w:t>
      </w:r>
      <w:r w:rsidRPr="00315A68">
        <w:rPr>
          <w:rFonts w:ascii="Arial" w:hAnsi="Arial" w:cs="Arial"/>
          <w:sz w:val="16"/>
          <w:szCs w:val="16"/>
        </w:rPr>
        <w:t xml:space="preserve">. Any legal suit, action, or proceeding relating to this MNDA must be instituted in the federal or state courts located in </w:t>
      </w:r>
      <w:r w:rsidRPr="00315A68">
        <w:rPr>
          <w:rFonts w:ascii="Arial" w:hAnsi="Arial" w:cs="Arial"/>
          <w:b/>
          <w:color w:val="107087"/>
          <w:sz w:val="16"/>
          <w:szCs w:val="16"/>
        </w:rPr>
        <w:t>Jurisdiction</w:t>
      </w:r>
      <w:r w:rsidRPr="00315A68">
        <w:rPr>
          <w:rFonts w:ascii="Arial" w:hAnsi="Arial" w:cs="Arial"/>
          <w:sz w:val="16"/>
          <w:szCs w:val="16"/>
        </w:rPr>
        <w:t xml:space="preserve">. Each party irrevocably submits to the exclusive jurisdiction of such </w:t>
      </w:r>
      <w:r w:rsidRPr="00315A68">
        <w:rPr>
          <w:rFonts w:ascii="Arial" w:hAnsi="Arial" w:cs="Arial"/>
          <w:b/>
          <w:color w:val="107087"/>
          <w:sz w:val="16"/>
          <w:szCs w:val="16"/>
        </w:rPr>
        <w:t>Jurisdiction</w:t>
      </w:r>
      <w:r w:rsidRPr="00315A68">
        <w:rPr>
          <w:rFonts w:ascii="Arial" w:hAnsi="Arial" w:cs="Arial"/>
          <w:sz w:val="16"/>
          <w:szCs w:val="16"/>
        </w:rPr>
        <w:t xml:space="preserve"> in any such suit, action, or proceeding.</w:t>
      </w:r>
    </w:p>
    <w:p w14:paraId="715C5BB4" w14:textId="0D3B1008"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Equitable Relief</w:t>
      </w:r>
      <w:r w:rsidRPr="00315A68">
        <w:rPr>
          <w:rFonts w:ascii="Arial" w:hAnsi="Arial" w:cs="Arial"/>
          <w:sz w:val="16"/>
          <w:szCs w:val="16"/>
        </w:rPr>
        <w:t>. A breach of this MNDA may cause irreparable harm for which monetary damages are an insufficient remedy. Upon a breach of this MNDA, the Disclosing Party is entitled to seek appropriate equitable relief, including an injunction, in addition to its other remedies.</w:t>
      </w:r>
    </w:p>
    <w:p w14:paraId="2DE2ADC4" w14:textId="49955458"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commentRangeStart w:id="3"/>
      <w:r w:rsidRPr="00315A68">
        <w:rPr>
          <w:rFonts w:ascii="Arial" w:hAnsi="Arial" w:cs="Arial"/>
          <w:b/>
          <w:color w:val="000000"/>
          <w:sz w:val="16"/>
          <w:szCs w:val="16"/>
        </w:rPr>
        <w:t>General</w:t>
      </w:r>
      <w:r w:rsidRPr="00315A68">
        <w:rPr>
          <w:rFonts w:ascii="Arial" w:hAnsi="Arial" w:cs="Arial"/>
          <w:color w:val="000000"/>
          <w:sz w:val="16"/>
          <w:szCs w:val="16"/>
        </w:rPr>
        <w:t xml:space="preserve">. Neither party has an obligation under this </w:t>
      </w:r>
      <w:r w:rsidRPr="00315A68">
        <w:rPr>
          <w:rFonts w:ascii="Arial" w:hAnsi="Arial" w:cs="Arial"/>
          <w:sz w:val="16"/>
          <w:szCs w:val="16"/>
        </w:rPr>
        <w:t xml:space="preserve">MNDA </w:t>
      </w:r>
      <w:r w:rsidRPr="00315A68">
        <w:rPr>
          <w:rFonts w:ascii="Arial" w:hAnsi="Arial" w:cs="Arial"/>
          <w:color w:val="000000"/>
          <w:sz w:val="16"/>
          <w:szCs w:val="16"/>
        </w:rPr>
        <w:t>to disclose Confidential Information to the other or proceed with any proposed transaction.</w:t>
      </w:r>
      <w:r w:rsidRPr="00315A68">
        <w:rPr>
          <w:rFonts w:ascii="Arial" w:hAnsi="Arial" w:cs="Arial"/>
          <w:b/>
          <w:sz w:val="16"/>
          <w:szCs w:val="16"/>
        </w:rPr>
        <w:t xml:space="preserve"> </w:t>
      </w:r>
      <w:r w:rsidRPr="00315A68">
        <w:rPr>
          <w:rFonts w:ascii="Arial" w:hAnsi="Arial" w:cs="Arial"/>
          <w:sz w:val="16"/>
          <w:szCs w:val="16"/>
        </w:rPr>
        <w:t xml:space="preserve">Neither party may assign this MNDA without the prior written consent of the other party, except that either party may assign this MNDA </w:t>
      </w:r>
      <w:ins w:id="1031" w:author="Northwind Legal" w:date="2026-10-17T01:47:38Z">
        <w:r>
          <w:rPr>
            <w:rFonts w:ascii="Arial" w:hAnsi="Arial" w:cs="Arial"/>
            <w:sz w:val="16"/>
            <w:szCs w:val="16"/>
          </w:rPr>
          <w:t xml:space="preserve">to an affiliate controlled by or under common control with the assigning party, or </w:t>
        </w:r>
      </w:ins>
      <w:r w:rsidRPr="00315A68">
        <w:rPr>
          <w:rFonts w:ascii="Arial" w:hAnsi="Arial" w:cs="Arial"/>
          <w:sz w:val="16"/>
          <w:szCs w:val="16"/>
        </w:rPr>
        <w:t xml:space="preserve">in connection with a merger, reorganization, </w:t>
      </w:r>
      <w:proofErr w:type="gramStart"/>
      <w:del w:id="1029" w:author="Northwind Legal" w:date="2026-10-17T01:47:38Z">
        <w:r w:rsidRPr="00315A68">
          <w:rPr>
            <w:rFonts w:ascii="Arial" w:hAnsi="Arial" w:cs="Arial"/>
            <w:sz w:val="16"/>
            <w:szCs w:val="16"/>
          </w:rPr>
          <w:delText>acquisition</w:delText>
        </w:r>
      </w:del>
      <w:proofErr w:type="gramEnd"/>
      <w:del w:id="1030" w:author="Northwind Legal" w:date="2026-10-17T01:47:38Z">
        <w:r w:rsidRPr="00315A68">
          <w:rPr>
            <w:rFonts w:ascii="Arial" w:hAnsi="Arial" w:cs="Arial"/>
            <w:sz w:val="16"/>
            <w:szCs w:val="16"/>
          </w:rPr>
          <w:delText xml:space="preserve"> </w:delText>
        </w:r>
      </w:del>
      <w:ins w:id="1028" w:author="Northwind Legal" w:date="2026-10-17T01:47:38Z">
        <w:r>
          <w:rPr>
            <w:rFonts w:ascii="Arial" w:hAnsi="Arial" w:cs="Arial"/>
            <w:sz w:val="16"/>
            <w:szCs w:val="16"/>
          </w:rPr>
          <w:t xml:space="preserve">acquisition, </w:t>
        </w:r>
      </w:ins>
      <w:r w:rsidRPr="00315A68">
        <w:rPr>
          <w:rFonts w:ascii="Arial" w:hAnsi="Arial" w:cs="Arial"/>
          <w:sz w:val="16"/>
          <w:szCs w:val="16"/>
        </w:rPr>
        <w:t xml:space="preserve">or other transfer of all or substantially all its assets or voting securities. Any assignment in violation of this Section is null and void. This MNDA will bind and inure to the benefit of each party’s permitted successors and assigns. Waivers must be signed by the waiving party’s authorized representative and cannot be implied from conduct. If any provision of this MNDA is held unenforceable, it will be limited to the minimum extent necessary so the rest of this MNDA remains in effect.</w:t>
      </w:r>
      <w:r w:rsidRPr="00315A68">
        <w:rPr>
          <w:rFonts w:ascii="Arial" w:hAnsi="Arial" w:cs="Arial"/>
          <w:b/>
          <w:sz w:val="16"/>
          <w:szCs w:val="16"/>
        </w:rPr>
        <w:t xml:space="preserve"> </w:t>
      </w:r>
      <w:r w:rsidRPr="00315A68">
        <w:rPr>
          <w:rFonts w:ascii="Arial" w:hAnsi="Arial" w:cs="Arial"/>
          <w:sz w:val="16"/>
          <w:szCs w:val="16"/>
        </w:rPr>
        <w:t xml:space="preserve">This MNDA (including the Cover Page) constitutes the entire agreement of the parties with respect to its subject matter, and supersedes all prior and contemporaneous understandings, agreements, representations, and warranties, whether written or oral, regarding such subject matter. This MNDA may only be amended, modified, waived, or supplemented by an agreement in writing signed by both parties. Notices, </w:t>
      </w:r>
      <w:proofErr w:type="gramStart"/>
      <w:r w:rsidRPr="00315A68">
        <w:rPr>
          <w:rFonts w:ascii="Arial" w:hAnsi="Arial" w:cs="Arial"/>
          <w:sz w:val="16"/>
          <w:szCs w:val="16"/>
        </w:rPr>
        <w:t>requests</w:t>
      </w:r>
      <w:proofErr w:type="gramEnd"/>
      <w:r w:rsidRPr="00315A68">
        <w:rPr>
          <w:rFonts w:ascii="Arial" w:hAnsi="Arial" w:cs="Arial"/>
          <w:sz w:val="16"/>
          <w:szCs w:val="16"/>
        </w:rPr>
        <w:t xml:space="preserve"> and approvals under this MNDA must be sent in writing to the email or postal addresses on the Cover Page and are deemed delivered on receipt. This MNDA may be executed in counterparts, including electronic copies, each of which is deemed an original and which together form the same agreement.</w:t>
      </w:r>
      <w:commentRangeEnd w:id="3"/>
      <w:r>
        <w:commentReference w:id="3"/>
      </w:r>
    </w:p>
    <w:sectPr w:rsidR="0044714E" w:rsidRPr="00315A68" w:rsidSect="00A71058">
      <w:headerReference w:type="default" r:id="rId10"/>
      <w:pgSz w:w="12240" w:h="15840"/>
      <w:pgMar w:top="1080" w:right="1080" w:bottom="1080" w:left="1080" w:header="360" w:footer="432" w:gutter="0"/>
      <w:cols w:space="720"/>
      <w:docGrid w:linePitch="360"/>
    </w:sectPr>
  </w:body>
</w:document>
</file>

<file path=word/comments.xml><?xml version="1.0" encoding="utf-8"?>
<w:comments xmlns:w="http://schemas.openxmlformats.org/wordprocessingml/2006/main" xmlns:w14="http://schemas.microsoft.com/office/word/2010/wordml">
  <w:comment w:id="0" w:author="Northwind Legal" w:date="2026-10-17T01:47:38Z" w:initials="NL">
    <w:p w14:paraId="3FE482E4">
      <w:r>
        <w:annotationRef/>
      </w:r>
      <w:r>
        <w:t xml:space="preserve">Northwind contracts under Delaware law as standard.</w:t>
      </w:r>
    </w:p>
  </w:comment>
  <w:comment w:id="1" w:author="Northwind Legal" w:date="2026-10-17T01:47:38Z" w:initials="NL">
    <w:p w14:paraId="73856BC1">
      <w:r>
        <w:annotationRef/>
      </w:r>
      <w:r>
        <w:t xml:space="preserve">Our evaluation team sits in a group company, so affiliates need access.</w:t>
      </w:r>
    </w:p>
  </w:comment>
  <w:comment w:id="2" w:author="Northwind Legal" w:date="2026-10-17T01:47:38Z" w:initials="NL">
    <w:p w14:paraId="42C4E91C">
      <w:r>
        <w:annotationRef/>
      </w:r>
      <w:r>
        <w:t xml:space="preserve">Standard for us: our engineers cannot unlearn what they have seen.</w:t>
      </w:r>
    </w:p>
  </w:comment>
  <w:comment w:id="3" w:author="Northwind Legal" w:date="2026-10-17T01:47:38Z" w:initials="NL">
    <w:p w14:paraId="54D01FCA">
      <w:r>
        <w:annotationRef/>
      </w:r>
      <w:r>
        <w:t xml:space="preserve">We restructure regularly; intra-group assignment must not need consent.</w:t>
      </w:r>
    </w:p>
  </w:comment>
</w:comments>
</file>

<file path=word/commentsExtended.xml><?xml version="1.0" encoding="utf-8"?>
<w15:commentsEx xmlns:w15="http://schemas.microsoft.com/office/word/2012/wordml" xmlns:mc="http://schemas.openxmlformats.org/markup-compatibility/2006" mc:Ignorable="w15">
  <w15:commentEx w15:paraId="3FE482E4" w15:done="0"/>
  <w15:commentEx w15:paraId="73856BC1" w15:done="0"/>
  <w15:commentEx w15:paraId="42C4E91C" w15:done="0"/>
  <w15:commentEx w15:paraId="54D01FCA"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D5627" w14:textId="77777777" w:rsidR="000E48B9" w:rsidRDefault="000E48B9" w:rsidP="00904A1F">
      <w:r>
        <w:separator/>
      </w:r>
    </w:p>
  </w:endnote>
  <w:endnote w:type="continuationSeparator" w:id="0">
    <w:p w14:paraId="7B2B78D0" w14:textId="77777777" w:rsidR="000E48B9" w:rsidRDefault="000E48B9" w:rsidP="00904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8ADD" w14:textId="54894A18" w:rsidR="002408F5" w:rsidRPr="002408F5" w:rsidRDefault="002408F5">
    <w:pPr>
      <w:pStyle w:val="Footer"/>
      <w:rPr>
        <w:rFonts w:ascii="Arial" w:hAnsi="Arial" w:cs="Arial"/>
        <w:color w:val="000000"/>
        <w:sz w:val="13"/>
        <w:szCs w:val="13"/>
      </w:rPr>
    </w:pPr>
    <w:r w:rsidRPr="002408F5">
      <w:rPr>
        <w:rFonts w:ascii="Arial" w:hAnsi="Arial" w:cs="Arial"/>
        <w:color w:val="000000"/>
        <w:sz w:val="13"/>
        <w:szCs w:val="13"/>
      </w:rPr>
      <w:t>Common Paper Mutual Non-Disclosure Agreement (</w:t>
    </w:r>
    <w:hyperlink r:id="rId1" w:history="1">
      <w:r w:rsidRPr="002408F5">
        <w:rPr>
          <w:rStyle w:val="Hyperlink"/>
          <w:rFonts w:ascii="Arial" w:hAnsi="Arial" w:cs="Arial"/>
          <w:color w:val="000000"/>
          <w:sz w:val="13"/>
          <w:szCs w:val="13"/>
        </w:rPr>
        <w:t>Version 1.0</w:t>
      </w:r>
    </w:hyperlink>
    <w:r w:rsidRPr="002408F5">
      <w:rPr>
        <w:rFonts w:ascii="Arial" w:hAnsi="Arial" w:cs="Arial"/>
        <w:color w:val="000000"/>
        <w:sz w:val="13"/>
        <w:szCs w:val="13"/>
      </w:rPr>
      <w:t xml:space="preserve">) 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62691" w14:textId="77777777" w:rsidR="000E48B9" w:rsidRDefault="000E48B9" w:rsidP="00904A1F">
      <w:r>
        <w:separator/>
      </w:r>
    </w:p>
  </w:footnote>
  <w:footnote w:type="continuationSeparator" w:id="0">
    <w:p w14:paraId="4DF3FDA8" w14:textId="77777777" w:rsidR="000E48B9" w:rsidRDefault="000E48B9" w:rsidP="00904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27438" w14:textId="65C45353" w:rsidR="00904A1F" w:rsidRPr="00711EC9" w:rsidRDefault="00904A1F" w:rsidP="00EA5710">
    <w:pPr>
      <w:pStyle w:val="Header"/>
      <w:jc w:val="right"/>
      <w:rPr>
        <w:rFonts w:ascii="Arial" w:hAnsi="Arial" w:cs="Arial"/>
        <w:b/>
        <w:bCs/>
        <w:color w:val="117086"/>
        <w:sz w:val="18"/>
        <w:szCs w:val="18"/>
      </w:rPr>
    </w:pPr>
    <w:r w:rsidRPr="00711EC9">
      <w:rPr>
        <w:b/>
        <w:bCs/>
        <w:noProof/>
        <w:color w:val="117086"/>
      </w:rPr>
      <w:drawing>
        <wp:anchor distT="0" distB="0" distL="0" distR="0" simplePos="0" relativeHeight="251659264" behindDoc="0" locked="0" layoutInCell="1" hidden="0" allowOverlap="1" wp14:anchorId="30605E90" wp14:editId="765DBC05">
          <wp:simplePos x="0" y="0"/>
          <wp:positionH relativeFrom="page">
            <wp:posOffset>-3810</wp:posOffset>
          </wp:positionH>
          <wp:positionV relativeFrom="page">
            <wp:posOffset>272</wp:posOffset>
          </wp:positionV>
          <wp:extent cx="7927848" cy="137160"/>
          <wp:effectExtent l="0" t="0" r="0" b="254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sidR="00EA5710" w:rsidRPr="00711EC9">
      <w:rPr>
        <w:rFonts w:ascii="Arial" w:hAnsi="Arial" w:cs="Arial"/>
        <w:b/>
        <w:bCs/>
        <w:color w:val="117086"/>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56844" w14:textId="74E1DB53" w:rsidR="0044714E" w:rsidRPr="00711EC9" w:rsidRDefault="0044714E" w:rsidP="00EA5710">
    <w:pPr>
      <w:pStyle w:val="Header"/>
      <w:jc w:val="right"/>
      <w:rPr>
        <w:rFonts w:ascii="Arial" w:hAnsi="Arial" w:cs="Arial"/>
        <w:b/>
        <w:bCs/>
        <w:color w:val="117086"/>
        <w:sz w:val="18"/>
        <w:szCs w:val="18"/>
      </w:rPr>
    </w:pPr>
    <w:r w:rsidRPr="00711EC9">
      <w:rPr>
        <w:b/>
        <w:bCs/>
        <w:noProof/>
        <w:color w:val="117086"/>
      </w:rPr>
      <w:drawing>
        <wp:anchor distT="0" distB="0" distL="0" distR="0" simplePos="0" relativeHeight="251661312" behindDoc="0" locked="0" layoutInCell="1" hidden="0" allowOverlap="1" wp14:anchorId="5BCDB578" wp14:editId="7DB7A258">
          <wp:simplePos x="0" y="0"/>
          <wp:positionH relativeFrom="page">
            <wp:posOffset>-3810</wp:posOffset>
          </wp:positionH>
          <wp:positionV relativeFrom="page">
            <wp:posOffset>272</wp:posOffset>
          </wp:positionV>
          <wp:extent cx="7927848" cy="137160"/>
          <wp:effectExtent l="0" t="0" r="0" b="254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Pr>
        <w:rFonts w:ascii="Arial" w:hAnsi="Arial" w:cs="Arial"/>
        <w:b/>
        <w:bCs/>
        <w:color w:val="117086"/>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B68B0"/>
    <w:multiLevelType w:val="hybridMultilevel"/>
    <w:tmpl w:val="BA64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1F"/>
    <w:rsid w:val="0009779A"/>
    <w:rsid w:val="000E48B9"/>
    <w:rsid w:val="00184D09"/>
    <w:rsid w:val="00194252"/>
    <w:rsid w:val="001E4B7B"/>
    <w:rsid w:val="002408F5"/>
    <w:rsid w:val="002A0D9D"/>
    <w:rsid w:val="00315A68"/>
    <w:rsid w:val="004212AA"/>
    <w:rsid w:val="0044714E"/>
    <w:rsid w:val="00592799"/>
    <w:rsid w:val="00711EC9"/>
    <w:rsid w:val="00871C3C"/>
    <w:rsid w:val="008B1569"/>
    <w:rsid w:val="00904A1F"/>
    <w:rsid w:val="009B4546"/>
    <w:rsid w:val="009E4AA1"/>
    <w:rsid w:val="00A51F3F"/>
    <w:rsid w:val="00A71058"/>
    <w:rsid w:val="00A77CC3"/>
    <w:rsid w:val="00AB02A4"/>
    <w:rsid w:val="00B04BBA"/>
    <w:rsid w:val="00B5793D"/>
    <w:rsid w:val="00D951EF"/>
    <w:rsid w:val="00DA52F6"/>
    <w:rsid w:val="00DF3F21"/>
    <w:rsid w:val="00E91829"/>
    <w:rsid w:val="00EA3EB7"/>
    <w:rsid w:val="00EA5710"/>
    <w:rsid w:val="00EC3EBF"/>
    <w:rsid w:val="00F62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7992"/>
  <w15:chartTrackingRefBased/>
  <w15:docId w15:val="{69D03A64-98CF-D94B-AF85-8A7BA79D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ListParagraph">
    <w:name w:val="List Paragraph"/>
    <w:basedOn w:val="Normal"/>
    <w:uiPriority w:val="34"/>
    <w:qFormat/>
    <w:rsid w:val="00447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mmonpaper.com/standards/mutual-nda/1.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comments" Target="comments.xml"/><Relationship Id="rId14" Type="http://schemas.microsoft.com/office/2011/relationships/commentsExtended" Target="commentsExtended.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mutual-nda/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Bui LeTourneau</dc:creator>
  <cp:keywords/>
  <dc:description/>
  <cp:lastModifiedBy>Common Paper Drafting Notes</cp:lastModifiedBy>
  <cp:revision>9</cp:revision>
  <dcterms:created xsi:type="dcterms:W3CDTF">2021-12-03T20:46:00Z</dcterms:created>
  <dcterms:modified xsi:type="dcterms:W3CDTF">2021-12-07T19:11:00Z</dcterms:modified>
</cp:coreProperties>
</file>