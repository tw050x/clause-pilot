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5021C6DA" w:rsidR="00490584" w:rsidRDefault="00000000">
      <w:pPr>
        <w:spacing w:after="120"/>
        <w:rPr>
          <w:rFonts w:ascii="Georgia" w:eastAsia="Georgia" w:hAnsi="Georgia" w:cs="Georgia"/>
          <w:color w:val="1D2021"/>
          <w:sz w:val="44"/>
          <w:szCs w:val="44"/>
        </w:rPr>
      </w:pPr>
      <w:r>
        <w:rPr>
          <w:rFonts w:ascii="Georgia" w:eastAsia="Georgia" w:hAnsi="Georgia" w:cs="Georgia"/>
          <w:color w:val="1D2021"/>
          <w:sz w:val="44"/>
          <w:szCs w:val="44"/>
        </w:rPr>
        <w:t>Cloud Service Agreement</w:t>
      </w:r>
    </w:p>
    <w:tbl>
      <w:tblPr>
        <w:tblStyle w:val="a6"/>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490584" w14:paraId="5840A29D"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0000002" w14:textId="77777777" w:rsidR="00490584" w:rsidRDefault="00000000">
            <w:pPr>
              <w:spacing w:line="276" w:lineRule="auto"/>
              <w:ind w:hanging="120"/>
              <w:rPr>
                <w:rFonts w:ascii="Arial" w:eastAsia="Arial" w:hAnsi="Arial" w:cs="Arial"/>
                <w:b/>
                <w:color w:val="117086"/>
              </w:rPr>
            </w:pPr>
            <w:r>
              <w:rPr>
                <w:rFonts w:ascii="Arial" w:eastAsia="Arial" w:hAnsi="Arial" w:cs="Arial"/>
                <w:b/>
                <w:color w:val="117086"/>
              </w:rPr>
              <w:t>Order Form</w:t>
            </w:r>
          </w:p>
          <w:p w14:paraId="00000003" w14:textId="77777777" w:rsidR="00490584" w:rsidRDefault="00000000">
            <w:pPr>
              <w:spacing w:line="276" w:lineRule="auto"/>
              <w:ind w:hanging="120"/>
              <w:rPr>
                <w:rFonts w:ascii="Arial" w:eastAsia="Arial" w:hAnsi="Arial" w:cs="Arial"/>
                <w:sz w:val="16"/>
                <w:szCs w:val="16"/>
                <w:highlight w:val="yellow"/>
              </w:rPr>
            </w:pPr>
            <w:r>
              <w:rPr>
                <w:rFonts w:ascii="Arial" w:eastAsia="Arial" w:hAnsi="Arial" w:cs="Arial"/>
                <w:color w:val="117086"/>
                <w:sz w:val="16"/>
                <w:szCs w:val="16"/>
              </w:rPr>
              <w:t>The key business terms of this Order Form are as follows:</w:t>
            </w:r>
          </w:p>
        </w:tc>
      </w:tr>
      <w:tr w:rsidR="00490584" w14:paraId="3D7CC9D9" w14:textId="77777777" w:rsidTr="002742F1">
        <w:trPr>
          <w:trHeight w:val="74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5" w14:textId="3CEA25E2" w:rsidR="00490584" w:rsidRDefault="00000000">
            <w:pPr>
              <w:spacing w:line="276" w:lineRule="auto"/>
              <w:rPr>
                <w:rFonts w:ascii="Arial" w:eastAsia="Arial" w:hAnsi="Arial" w:cs="Arial"/>
                <w:b/>
                <w:sz w:val="18"/>
                <w:szCs w:val="18"/>
              </w:rPr>
            </w:pPr>
            <w:r>
              <w:rPr>
                <w:rFonts w:ascii="Arial" w:eastAsia="Arial" w:hAnsi="Arial" w:cs="Arial"/>
                <w:b/>
                <w:sz w:val="18"/>
                <w:szCs w:val="18"/>
              </w:rPr>
              <w:t>Framework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D691ABB" w14:textId="3F32551D" w:rsidR="00BD28CF" w:rsidRDefault="00BD28CF" w:rsidP="00BD28CF">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[Drafting note: Fill in details about the applicable Key Terms.</w:t>
            </w:r>
            <w:r w:rsidR="00405BE8">
              <w:rPr>
                <w:rFonts w:ascii="Arial" w:eastAsia="Arial" w:hAnsi="Arial" w:cs="Arial"/>
                <w:i/>
                <w:color w:val="000000"/>
                <w:sz w:val="16"/>
                <w:szCs w:val="16"/>
                <w:highlight w:val="lightGray"/>
              </w:rPr>
              <w:t xml:space="preserve"> If the Key Terms are included in the same document, you can replace the first s</w:t>
            </w:r>
            <w:r w:rsidR="00593E84">
              <w:rPr>
                <w:rFonts w:ascii="Arial" w:eastAsia="Arial" w:hAnsi="Arial" w:cs="Arial"/>
                <w:i/>
                <w:color w:val="000000"/>
                <w:sz w:val="16"/>
                <w:szCs w:val="16"/>
                <w:highlight w:val="lightGray"/>
              </w:rPr>
              <w:t>entence with “This Order Form incorporate</w:t>
            </w:r>
            <w:r w:rsidR="00E2405A">
              <w:rPr>
                <w:rFonts w:ascii="Arial" w:eastAsia="Arial" w:hAnsi="Arial" w:cs="Arial"/>
                <w:i/>
                <w:color w:val="000000"/>
                <w:sz w:val="16"/>
                <w:szCs w:val="16"/>
                <w:highlight w:val="lightGray"/>
              </w:rPr>
              <w:t>s</w:t>
            </w:r>
            <w:r w:rsidR="00593E84">
              <w:rPr>
                <w:rFonts w:ascii="Arial" w:eastAsia="Arial" w:hAnsi="Arial" w:cs="Arial"/>
                <w:i/>
                <w:color w:val="000000"/>
                <w:sz w:val="16"/>
                <w:szCs w:val="16"/>
                <w:highlight w:val="lightGray"/>
              </w:rPr>
              <w:t xml:space="preserve"> and is governed by the Framework Terms included below.”</w:t>
            </w:r>
            <w:r>
              <w:rPr>
                <w:rFonts w:ascii="Arial" w:eastAsia="Arial" w:hAnsi="Arial" w:cs="Arial"/>
                <w:i/>
                <w:color w:val="000000"/>
                <w:sz w:val="16"/>
                <w:szCs w:val="16"/>
                <w:highlight w:val="lightGray"/>
              </w:rPr>
              <w:t>]</w:t>
            </w:r>
          </w:p>
          <w:p w14:paraId="3BE00D40" w14:textId="77777777" w:rsidR="00BD28CF" w:rsidRDefault="00BD28CF">
            <w:pPr>
              <w:spacing w:line="276" w:lineRule="auto"/>
              <w:rPr>
                <w:rFonts w:ascii="Arial" w:eastAsia="Arial" w:hAnsi="Arial" w:cs="Arial"/>
                <w:color w:val="000000"/>
                <w:sz w:val="16"/>
                <w:szCs w:val="16"/>
              </w:rPr>
            </w:pPr>
          </w:p>
          <w:p w14:paraId="00000006" w14:textId="10F881DB" w:rsidR="00490584" w:rsidRDefault="00000000">
            <w:pPr>
              <w:spacing w:line="276" w:lineRule="auto"/>
              <w:rPr>
                <w:rFonts w:ascii="Arial" w:eastAsia="Arial" w:hAnsi="Arial" w:cs="Arial"/>
                <w:color w:val="000000"/>
                <w:sz w:val="16"/>
                <w:szCs w:val="16"/>
              </w:rPr>
            </w:pPr>
            <w:r>
              <w:rPr>
                <w:rFonts w:ascii="Arial" w:eastAsia="Arial" w:hAnsi="Arial" w:cs="Arial"/>
                <w:color w:val="000000"/>
                <w:sz w:val="16"/>
                <w:szCs w:val="16"/>
              </w:rPr>
              <w:t xml:space="preserve">This Order Form incorporates </w:t>
            </w:r>
            <w:r w:rsidR="001D779D">
              <w:rPr>
                <w:rFonts w:ascii="Arial" w:eastAsia="Arial" w:hAnsi="Arial" w:cs="Arial"/>
                <w:color w:val="000000"/>
                <w:sz w:val="16"/>
                <w:szCs w:val="16"/>
              </w:rPr>
              <w:t xml:space="preserve">and is governed by </w:t>
            </w:r>
            <w:r>
              <w:rPr>
                <w:rFonts w:ascii="Arial" w:eastAsia="Arial" w:hAnsi="Arial" w:cs="Arial"/>
                <w:color w:val="000000"/>
                <w:sz w:val="16"/>
                <w:szCs w:val="16"/>
              </w:rPr>
              <w:t xml:space="preserve">the Framework Terms dated </w:t>
            </w:r>
            <w:r>
              <w:rPr>
                <w:rFonts w:ascii="Arial" w:eastAsia="Arial" w:hAnsi="Arial" w:cs="Arial"/>
                <w:color w:val="000000"/>
                <w:sz w:val="16"/>
                <w:szCs w:val="16"/>
                <w:highlight w:val="yellow"/>
              </w:rPr>
              <w:t>[enter Effective Date of Key Terms]</w:t>
            </w:r>
            <w:r>
              <w:rPr>
                <w:rFonts w:ascii="Arial" w:eastAsia="Arial" w:hAnsi="Arial" w:cs="Arial"/>
                <w:color w:val="000000"/>
                <w:sz w:val="16"/>
                <w:szCs w:val="16"/>
              </w:rPr>
              <w:t xml:space="preserve"> </w:t>
            </w:r>
            <w:r>
              <w:rPr>
                <w:rFonts w:ascii="Arial" w:eastAsia="Arial" w:hAnsi="Arial" w:cs="Arial"/>
                <w:sz w:val="16"/>
                <w:szCs w:val="16"/>
              </w:rPr>
              <w:t xml:space="preserve">between </w:t>
            </w:r>
            <w:r>
              <w:rPr>
                <w:rFonts w:ascii="Arial" w:eastAsia="Arial" w:hAnsi="Arial" w:cs="Arial"/>
                <w:sz w:val="16"/>
                <w:szCs w:val="16"/>
                <w:highlight w:val="yellow"/>
              </w:rPr>
              <w:t>[enter name of Provider]</w:t>
            </w:r>
            <w:r>
              <w:rPr>
                <w:rFonts w:ascii="Arial" w:eastAsia="Arial" w:hAnsi="Arial" w:cs="Arial"/>
                <w:sz w:val="16"/>
                <w:szCs w:val="16"/>
              </w:rPr>
              <w:t xml:space="preserve"> and </w:t>
            </w:r>
            <w:r>
              <w:rPr>
                <w:rFonts w:ascii="Arial" w:eastAsia="Arial" w:hAnsi="Arial" w:cs="Arial"/>
                <w:sz w:val="16"/>
                <w:szCs w:val="16"/>
                <w:highlight w:val="yellow"/>
              </w:rPr>
              <w:t>[enter name of Customer]</w:t>
            </w:r>
            <w:r>
              <w:rPr>
                <w:rFonts w:ascii="Arial" w:eastAsia="Arial" w:hAnsi="Arial" w:cs="Arial"/>
                <w:sz w:val="16"/>
                <w:szCs w:val="16"/>
              </w:rPr>
              <w:t>. If there is any inconsistency between this Order Form and the Framework Terms, this Order Form will control for this Agreement.</w:t>
            </w:r>
          </w:p>
        </w:tc>
      </w:tr>
      <w:tr w:rsidR="00490584" w14:paraId="7758640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7"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Cloud Service</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8"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The Cloud Service available under this Order Form is </w:t>
            </w:r>
            <w:r>
              <w:rPr>
                <w:rFonts w:ascii="Arial" w:eastAsia="Arial" w:hAnsi="Arial" w:cs="Arial"/>
                <w:color w:val="000000"/>
                <w:sz w:val="16"/>
                <w:szCs w:val="16"/>
                <w:highlight w:val="yellow"/>
              </w:rPr>
              <w:t>[description of the product]</w:t>
            </w:r>
            <w:r>
              <w:rPr>
                <w:rFonts w:ascii="Arial" w:eastAsia="Arial" w:hAnsi="Arial" w:cs="Arial"/>
                <w:color w:val="000000"/>
                <w:sz w:val="16"/>
                <w:szCs w:val="16"/>
              </w:rPr>
              <w:t>.</w:t>
            </w:r>
          </w:p>
        </w:tc>
      </w:tr>
      <w:tr w:rsidR="00490584" w14:paraId="1502EE8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9"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Order Date</w:t>
            </w:r>
          </w:p>
          <w:p w14:paraId="0000000A"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The date access to the Cloud Service starts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A71C9FF" w14:textId="22AD4BA9" w:rsidR="00BD28CF" w:rsidRDefault="00BD28CF" w:rsidP="00BD28CF">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C94C23">
              <w:rPr>
                <w:rFonts w:ascii="Arial" w:eastAsia="Arial" w:hAnsi="Arial" w:cs="Arial"/>
                <w:i/>
                <w:color w:val="000000"/>
                <w:sz w:val="16"/>
                <w:szCs w:val="16"/>
                <w:highlight w:val="lightGray"/>
              </w:rPr>
              <w:t>Select</w:t>
            </w:r>
            <w:r>
              <w:rPr>
                <w:rFonts w:ascii="Arial" w:eastAsia="Arial" w:hAnsi="Arial" w:cs="Arial"/>
                <w:i/>
                <w:color w:val="000000"/>
                <w:sz w:val="16"/>
                <w:szCs w:val="16"/>
                <w:highlight w:val="lightGray"/>
              </w:rPr>
              <w:t xml:space="preserve"> one</w:t>
            </w:r>
            <w:r w:rsidR="00C94C23">
              <w:rPr>
                <w:rFonts w:ascii="Arial" w:eastAsia="Arial" w:hAnsi="Arial" w:cs="Arial"/>
                <w:i/>
                <w:color w:val="000000"/>
                <w:sz w:val="16"/>
                <w:szCs w:val="16"/>
                <w:highlight w:val="lightGray"/>
              </w:rPr>
              <w:t xml:space="preserve"> option</w:t>
            </w:r>
            <w:r>
              <w:rPr>
                <w:rFonts w:ascii="Arial" w:eastAsia="Arial" w:hAnsi="Arial" w:cs="Arial"/>
                <w:i/>
                <w:color w:val="000000"/>
                <w:sz w:val="16"/>
                <w:szCs w:val="16"/>
                <w:highlight w:val="lightGray"/>
              </w:rPr>
              <w:t xml:space="preserve"> and delete the other.]</w:t>
            </w:r>
          </w:p>
          <w:p w14:paraId="7E248791" w14:textId="77777777" w:rsidR="00BD28CF" w:rsidRDefault="00BD28CF">
            <w:pPr>
              <w:tabs>
                <w:tab w:val="left" w:pos="519"/>
              </w:tabs>
              <w:spacing w:line="276" w:lineRule="auto"/>
              <w:ind w:left="519" w:hanging="519"/>
              <w:rPr>
                <w:rFonts w:ascii="Arial" w:eastAsia="Arial" w:hAnsi="Arial" w:cs="Arial"/>
                <w:color w:val="000000"/>
                <w:sz w:val="16"/>
                <w:szCs w:val="16"/>
              </w:rPr>
            </w:pPr>
          </w:p>
          <w:p w14:paraId="0000000B" w14:textId="5907FCB7" w:rsidR="00490584" w:rsidRDefault="00C94C23">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Date of last signature on this Order Form</w:t>
            </w:r>
          </w:p>
          <w:p w14:paraId="0000000C" w14:textId="117EE73E" w:rsidR="00490584" w:rsidRDefault="00C94C23">
            <w:pPr>
              <w:spacing w:line="276" w:lineRule="auto"/>
              <w:ind w:left="512" w:hanging="512"/>
              <w:rPr>
                <w:rFonts w:ascii="Arial" w:eastAsia="Arial" w:hAnsi="Arial" w:cs="Arial"/>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color w:val="000000"/>
                <w:sz w:val="16"/>
                <w:szCs w:val="16"/>
                <w:highlight w:val="yellow"/>
              </w:rPr>
              <w:t>[Fill in custom start date]</w:t>
            </w:r>
          </w:p>
        </w:tc>
      </w:tr>
      <w:tr w:rsidR="00490584" w14:paraId="1D1110DC"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4" w14:textId="77777777" w:rsidR="00490584" w:rsidRDefault="00000000">
            <w:pPr>
              <w:tabs>
                <w:tab w:val="left" w:pos="519"/>
              </w:tabs>
              <w:spacing w:line="276" w:lineRule="auto"/>
              <w:ind w:hanging="120"/>
              <w:rPr>
                <w:rFonts w:ascii="Arial" w:eastAsia="Arial" w:hAnsi="Arial" w:cs="Arial"/>
                <w:color w:val="000000"/>
                <w:sz w:val="16"/>
                <w:szCs w:val="16"/>
              </w:rPr>
            </w:pPr>
            <w:r>
              <w:rPr>
                <w:rFonts w:ascii="Arial" w:eastAsia="Arial" w:hAnsi="Arial" w:cs="Arial"/>
                <w:b/>
                <w:color w:val="8C8D8E"/>
                <w:sz w:val="18"/>
                <w:szCs w:val="18"/>
              </w:rPr>
              <w:t>Subscription details</w:t>
            </w:r>
          </w:p>
        </w:tc>
      </w:tr>
      <w:tr w:rsidR="008C46F9" w14:paraId="63C2988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231C716" w14:textId="053E26F7" w:rsidR="008C46F9" w:rsidRDefault="008C46F9">
            <w:pPr>
              <w:spacing w:line="276" w:lineRule="auto"/>
              <w:rPr>
                <w:rFonts w:ascii="Arial" w:eastAsia="Arial" w:hAnsi="Arial" w:cs="Arial"/>
                <w:b/>
                <w:sz w:val="18"/>
                <w:szCs w:val="18"/>
              </w:rPr>
            </w:pPr>
            <w:r>
              <w:rPr>
                <w:rFonts w:ascii="Arial" w:eastAsia="Arial" w:hAnsi="Arial" w:cs="Arial"/>
                <w:b/>
                <w:sz w:val="18"/>
                <w:szCs w:val="18"/>
              </w:rPr>
              <w:t>Pilot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6628E40" w14:textId="77777777" w:rsidR="000D1CDA" w:rsidRDefault="000D1CDA" w:rsidP="000D1CDA">
            <w:pPr>
              <w:tabs>
                <w:tab w:val="left" w:pos="519"/>
              </w:tabs>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there is no trial or pilot, delete this entire row.]</w:t>
            </w:r>
          </w:p>
          <w:p w14:paraId="4DF7FA33" w14:textId="77777777" w:rsidR="000D1CDA" w:rsidRDefault="000D1CDA" w:rsidP="000D1CDA">
            <w:pPr>
              <w:tabs>
                <w:tab w:val="left" w:pos="519"/>
              </w:tabs>
              <w:spacing w:line="276" w:lineRule="auto"/>
              <w:ind w:left="519" w:hanging="519"/>
              <w:rPr>
                <w:rFonts w:ascii="Arial" w:eastAsia="Arial" w:hAnsi="Arial" w:cs="Arial"/>
                <w:color w:val="000000"/>
                <w:sz w:val="16"/>
                <w:szCs w:val="16"/>
              </w:rPr>
            </w:pPr>
          </w:p>
          <w:p w14:paraId="3D466546" w14:textId="77777777" w:rsidR="000D1CDA" w:rsidRDefault="000D1CDA" w:rsidP="000D1CDA">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Customer may access the Cloud Service for a limited </w:t>
            </w:r>
            <w:r w:rsidRPr="008C08BD">
              <w:rPr>
                <w:rFonts w:ascii="Arial" w:eastAsia="Arial" w:hAnsi="Arial" w:cs="Arial"/>
                <w:color w:val="000000"/>
                <w:sz w:val="16"/>
                <w:szCs w:val="16"/>
                <w:highlight w:val="yellow"/>
              </w:rPr>
              <w:t>[fill in length of pilot/trial, e.g. 3 months]</w:t>
            </w:r>
            <w:r>
              <w:rPr>
                <w:rFonts w:ascii="Arial" w:eastAsia="Arial" w:hAnsi="Arial" w:cs="Arial"/>
                <w:color w:val="000000"/>
                <w:sz w:val="16"/>
                <w:szCs w:val="16"/>
              </w:rPr>
              <w:t xml:space="preserve"> trial ("</w:t>
            </w:r>
            <w:r w:rsidRPr="008C08BD">
              <w:rPr>
                <w:rFonts w:ascii="Arial" w:eastAsia="Arial" w:hAnsi="Arial" w:cs="Arial"/>
                <w:b/>
                <w:bCs/>
                <w:color w:val="000000"/>
                <w:sz w:val="16"/>
                <w:szCs w:val="16"/>
              </w:rPr>
              <w:t>Pilot Period</w:t>
            </w:r>
            <w:r>
              <w:rPr>
                <w:rFonts w:ascii="Arial" w:eastAsia="Arial" w:hAnsi="Arial" w:cs="Arial"/>
                <w:color w:val="000000"/>
                <w:sz w:val="16"/>
                <w:szCs w:val="16"/>
              </w:rPr>
              <w:t xml:space="preserve">"). The </w:t>
            </w:r>
            <w:r w:rsidRPr="008C08BD">
              <w:rPr>
                <w:rFonts w:ascii="Arial" w:eastAsia="Arial" w:hAnsi="Arial" w:cs="Arial"/>
                <w:b/>
                <w:bCs/>
                <w:color w:val="000000"/>
                <w:sz w:val="16"/>
                <w:szCs w:val="16"/>
              </w:rPr>
              <w:t>Subscription Period</w:t>
            </w:r>
            <w:r>
              <w:rPr>
                <w:rFonts w:ascii="Arial" w:eastAsia="Arial" w:hAnsi="Arial" w:cs="Arial"/>
                <w:color w:val="000000"/>
                <w:sz w:val="16"/>
                <w:szCs w:val="16"/>
              </w:rPr>
              <w:t xml:space="preserve"> will automatically start following the Pilot Period.</w:t>
            </w:r>
          </w:p>
          <w:p w14:paraId="3033ED32" w14:textId="77777777" w:rsidR="009E66B1" w:rsidRPr="008C08BD" w:rsidRDefault="009E66B1" w:rsidP="008C46F9">
            <w:pPr>
              <w:tabs>
                <w:tab w:val="left" w:pos="519"/>
              </w:tabs>
              <w:spacing w:line="276" w:lineRule="auto"/>
              <w:ind w:left="519" w:hanging="519"/>
              <w:rPr>
                <w:rFonts w:ascii="Arial" w:eastAsia="Arial" w:hAnsi="Arial" w:cs="Arial"/>
                <w:color w:val="000000"/>
                <w:sz w:val="16"/>
                <w:szCs w:val="16"/>
              </w:rPr>
            </w:pPr>
          </w:p>
          <w:p w14:paraId="221D48FC" w14:textId="471D1C45" w:rsidR="00CF60B8" w:rsidRDefault="00CF60B8" w:rsidP="00B04F9B">
            <w:pPr>
              <w:tabs>
                <w:tab w:val="left" w:pos="519"/>
              </w:tabs>
              <w:spacing w:line="276" w:lineRule="auto"/>
              <w:ind w:left="519" w:hanging="3"/>
              <w:rPr>
                <w:rFonts w:ascii="Arial" w:eastAsia="Arial" w:hAnsi="Arial" w:cs="Arial"/>
                <w:color w:val="000000"/>
                <w:sz w:val="16"/>
                <w:szCs w:val="16"/>
              </w:rPr>
            </w:pPr>
            <w:r>
              <w:rPr>
                <w:rFonts w:ascii="Arial" w:eastAsia="Arial" w:hAnsi="Arial" w:cs="Arial"/>
                <w:i/>
                <w:color w:val="000000"/>
                <w:sz w:val="16"/>
                <w:szCs w:val="16"/>
                <w:highlight w:val="lightGray"/>
              </w:rPr>
              <w:t>[Drafting note: If including a pilot, select one option.]</w:t>
            </w:r>
          </w:p>
          <w:p w14:paraId="1DB7141D" w14:textId="2C463A30" w:rsidR="008C08BD" w:rsidRDefault="00CA4727" w:rsidP="008C08BD">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sidR="008C08BD">
              <w:rPr>
                <w:rFonts w:ascii="Arial" w:eastAsia="Arial" w:hAnsi="Arial" w:cs="Arial"/>
                <w:color w:val="000000"/>
                <w:sz w:val="16"/>
                <w:szCs w:val="16"/>
              </w:rPr>
              <w:tab/>
              <w:t xml:space="preserve">Fee for Pilot Period: </w:t>
            </w:r>
            <w:r w:rsidR="008C08BD">
              <w:rPr>
                <w:rFonts w:ascii="Arial" w:eastAsia="Arial" w:hAnsi="Arial" w:cs="Arial"/>
                <w:color w:val="000000"/>
                <w:sz w:val="16"/>
                <w:szCs w:val="16"/>
                <w:highlight w:val="yellow"/>
              </w:rPr>
              <w:t>[fill in $ amount]</w:t>
            </w:r>
          </w:p>
          <w:p w14:paraId="3DEA8194" w14:textId="333DD9F1" w:rsidR="009E66B1" w:rsidRDefault="00CA4727" w:rsidP="009A7562">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sidR="009A7562">
              <w:rPr>
                <w:rFonts w:ascii="Arial" w:eastAsia="Arial" w:hAnsi="Arial" w:cs="Arial"/>
                <w:color w:val="000000"/>
                <w:sz w:val="16"/>
                <w:szCs w:val="16"/>
              </w:rPr>
              <w:tab/>
              <w:t>Free trial</w:t>
            </w:r>
          </w:p>
          <w:p w14:paraId="2FB3DA4A" w14:textId="77777777" w:rsidR="009A7562" w:rsidRDefault="009A7562" w:rsidP="008C08BD">
            <w:pPr>
              <w:tabs>
                <w:tab w:val="left" w:pos="519"/>
              </w:tabs>
              <w:spacing w:line="276" w:lineRule="auto"/>
              <w:ind w:left="519" w:hanging="519"/>
              <w:rPr>
                <w:rFonts w:ascii="Arial" w:eastAsia="Arial" w:hAnsi="Arial" w:cs="Arial"/>
                <w:color w:val="000000"/>
                <w:sz w:val="16"/>
                <w:szCs w:val="16"/>
              </w:rPr>
            </w:pPr>
          </w:p>
          <w:p w14:paraId="3F3DD100" w14:textId="76F5B389" w:rsidR="00CF60B8" w:rsidRDefault="00CF60B8" w:rsidP="00B04F9B">
            <w:pPr>
              <w:tabs>
                <w:tab w:val="left" w:pos="519"/>
              </w:tabs>
              <w:spacing w:line="276" w:lineRule="auto"/>
              <w:ind w:left="519" w:hanging="3"/>
              <w:rPr>
                <w:rFonts w:ascii="Arial" w:eastAsia="Arial" w:hAnsi="Arial" w:cs="Arial"/>
                <w:color w:val="000000"/>
                <w:sz w:val="16"/>
                <w:szCs w:val="16"/>
              </w:rPr>
            </w:pPr>
            <w:r>
              <w:rPr>
                <w:rFonts w:ascii="Arial" w:eastAsia="Arial" w:hAnsi="Arial" w:cs="Arial"/>
                <w:i/>
                <w:color w:val="000000"/>
                <w:sz w:val="16"/>
                <w:szCs w:val="16"/>
                <w:highlight w:val="lightGray"/>
              </w:rPr>
              <w:t>[Drafting note: Some companies want to modify parts of the Standard Terms during a trial or pilot. Use this option to do so. See the example for common pilot modifications.]</w:t>
            </w:r>
          </w:p>
          <w:p w14:paraId="0EB868C5" w14:textId="77777777" w:rsidR="008C46F9" w:rsidRDefault="009E66B1" w:rsidP="009E66B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Modifications to the Agreement that apply only to the Pilot Period: </w:t>
            </w:r>
          </w:p>
          <w:p w14:paraId="53980204" w14:textId="4C978D87" w:rsidR="000D1CDA" w:rsidRDefault="000D1CDA" w:rsidP="000D1CDA">
            <w:pPr>
              <w:tabs>
                <w:tab w:val="left" w:pos="519"/>
              </w:tabs>
              <w:spacing w:line="276" w:lineRule="auto"/>
              <w:ind w:left="519" w:hanging="5"/>
              <w:rPr>
                <w:rFonts w:ascii="Arial" w:eastAsia="Arial" w:hAnsi="Arial" w:cs="Arial"/>
                <w:sz w:val="16"/>
                <w:szCs w:val="16"/>
                <w:highlight w:val="yellow"/>
              </w:rPr>
            </w:pPr>
            <w:r w:rsidRPr="009E66B1">
              <w:rPr>
                <w:rFonts w:ascii="Arial" w:eastAsia="Arial" w:hAnsi="Arial" w:cs="Arial"/>
                <w:color w:val="000000"/>
                <w:sz w:val="16"/>
                <w:szCs w:val="16"/>
                <w:highlight w:val="yellow"/>
              </w:rPr>
              <w:t xml:space="preserve">[For example: </w:t>
            </w:r>
            <w:r>
              <w:rPr>
                <w:rFonts w:ascii="Arial" w:eastAsia="Arial" w:hAnsi="Arial" w:cs="Arial"/>
                <w:color w:val="000000"/>
                <w:sz w:val="16"/>
                <w:szCs w:val="16"/>
                <w:highlight w:val="yellow"/>
              </w:rPr>
              <w:t xml:space="preserve">- Sections </w:t>
            </w:r>
            <w:r w:rsidR="007A1E95">
              <w:rPr>
                <w:rFonts w:ascii="Arial" w:eastAsia="Arial" w:hAnsi="Arial" w:cs="Arial"/>
                <w:sz w:val="16"/>
                <w:szCs w:val="16"/>
                <w:highlight w:val="yellow"/>
              </w:rPr>
              <w:t>6</w:t>
            </w:r>
            <w:r w:rsidRPr="009E66B1">
              <w:rPr>
                <w:rFonts w:ascii="Arial" w:eastAsia="Arial" w:hAnsi="Arial" w:cs="Arial"/>
                <w:sz w:val="16"/>
                <w:szCs w:val="16"/>
                <w:highlight w:val="yellow"/>
              </w:rPr>
              <w:t xml:space="preserve">.3 (Representations &amp; Warranties from Provider), </w:t>
            </w:r>
            <w:r w:rsidR="007A1E95">
              <w:rPr>
                <w:rFonts w:ascii="Arial" w:eastAsia="Arial" w:hAnsi="Arial" w:cs="Arial"/>
                <w:sz w:val="16"/>
                <w:szCs w:val="16"/>
                <w:highlight w:val="yellow"/>
              </w:rPr>
              <w:t>6</w:t>
            </w:r>
            <w:r w:rsidRPr="009E66B1">
              <w:rPr>
                <w:rFonts w:ascii="Arial" w:eastAsia="Arial" w:hAnsi="Arial" w:cs="Arial"/>
                <w:sz w:val="16"/>
                <w:szCs w:val="16"/>
                <w:highlight w:val="yellow"/>
              </w:rPr>
              <w:t xml:space="preserve">.4 (Provider Warranty Remedy), and </w:t>
            </w:r>
            <w:r w:rsidR="007A1E95">
              <w:rPr>
                <w:rFonts w:ascii="Arial" w:eastAsia="Arial" w:hAnsi="Arial" w:cs="Arial"/>
                <w:sz w:val="16"/>
                <w:szCs w:val="16"/>
                <w:highlight w:val="yellow"/>
              </w:rPr>
              <w:t>9</w:t>
            </w:r>
            <w:r w:rsidRPr="009E66B1">
              <w:rPr>
                <w:rFonts w:ascii="Arial" w:eastAsia="Arial" w:hAnsi="Arial" w:cs="Arial"/>
                <w:sz w:val="16"/>
                <w:szCs w:val="16"/>
                <w:highlight w:val="yellow"/>
              </w:rPr>
              <w:t xml:space="preserve"> (Indemnification) do not apply during the Pilot Period. </w:t>
            </w:r>
          </w:p>
          <w:p w14:paraId="099232FE" w14:textId="77777777" w:rsidR="000D1CDA" w:rsidRDefault="000D1CDA" w:rsidP="000D1CDA">
            <w:pPr>
              <w:tabs>
                <w:tab w:val="left" w:pos="519"/>
              </w:tabs>
              <w:spacing w:line="276" w:lineRule="auto"/>
              <w:ind w:left="519" w:hanging="5"/>
              <w:rPr>
                <w:rFonts w:ascii="Arial" w:eastAsia="Arial" w:hAnsi="Arial" w:cs="Arial"/>
                <w:sz w:val="16"/>
                <w:szCs w:val="16"/>
                <w:highlight w:val="yellow"/>
              </w:rPr>
            </w:pPr>
            <w:r>
              <w:rPr>
                <w:rFonts w:ascii="Arial" w:eastAsia="Arial" w:hAnsi="Arial" w:cs="Arial"/>
                <w:sz w:val="16"/>
                <w:szCs w:val="16"/>
                <w:highlight w:val="yellow"/>
              </w:rPr>
              <w:t xml:space="preserve">- </w:t>
            </w:r>
            <w:r w:rsidRPr="009E66B1">
              <w:rPr>
                <w:rFonts w:ascii="Arial" w:eastAsia="Arial" w:hAnsi="Arial" w:cs="Arial"/>
                <w:sz w:val="16"/>
                <w:szCs w:val="16"/>
                <w:highlight w:val="yellow"/>
              </w:rPr>
              <w:t xml:space="preserve">There are no Increased Claims or Unlimited Claims during the Pilot Period. </w:t>
            </w:r>
          </w:p>
          <w:p w14:paraId="48BADE17" w14:textId="77777777" w:rsidR="000D1CDA" w:rsidRDefault="000D1CDA" w:rsidP="000D1CDA">
            <w:pPr>
              <w:tabs>
                <w:tab w:val="left" w:pos="519"/>
              </w:tabs>
              <w:spacing w:line="276" w:lineRule="auto"/>
              <w:ind w:left="519" w:hanging="5"/>
              <w:rPr>
                <w:rFonts w:ascii="Arial" w:eastAsia="Arial" w:hAnsi="Arial" w:cs="Arial"/>
                <w:sz w:val="16"/>
                <w:szCs w:val="16"/>
                <w:highlight w:val="yellow"/>
              </w:rPr>
            </w:pPr>
            <w:r>
              <w:rPr>
                <w:rFonts w:ascii="Arial" w:eastAsia="Arial" w:hAnsi="Arial" w:cs="Arial"/>
                <w:sz w:val="16"/>
                <w:szCs w:val="16"/>
                <w:highlight w:val="yellow"/>
              </w:rPr>
              <w:t xml:space="preserve">- </w:t>
            </w:r>
            <w:r w:rsidRPr="009E66B1">
              <w:rPr>
                <w:rFonts w:ascii="Arial" w:eastAsia="Arial" w:hAnsi="Arial" w:cs="Arial"/>
                <w:sz w:val="16"/>
                <w:szCs w:val="16"/>
                <w:highlight w:val="yellow"/>
              </w:rPr>
              <w:t xml:space="preserve">The General Cap Amount is $1,000 for all claims that arise during the Pilot Period. </w:t>
            </w:r>
          </w:p>
          <w:p w14:paraId="6AAF57A7" w14:textId="43E6EB73" w:rsidR="000D1CDA" w:rsidRPr="009E66B1" w:rsidRDefault="000D1CDA" w:rsidP="000D1CDA">
            <w:pPr>
              <w:tabs>
                <w:tab w:val="left" w:pos="519"/>
              </w:tabs>
              <w:spacing w:line="276" w:lineRule="auto"/>
              <w:ind w:left="519" w:hanging="5"/>
              <w:rPr>
                <w:rFonts w:ascii="Arial" w:eastAsia="Arial" w:hAnsi="Arial" w:cs="Arial"/>
                <w:color w:val="000000"/>
                <w:sz w:val="16"/>
                <w:szCs w:val="16"/>
              </w:rPr>
            </w:pPr>
            <w:r>
              <w:rPr>
                <w:rFonts w:ascii="Arial" w:eastAsia="Arial" w:hAnsi="Arial" w:cs="Arial"/>
                <w:sz w:val="16"/>
                <w:szCs w:val="16"/>
                <w:highlight w:val="yellow"/>
              </w:rPr>
              <w:t xml:space="preserve">- </w:t>
            </w:r>
            <w:r w:rsidRPr="009E66B1">
              <w:rPr>
                <w:rFonts w:ascii="Arial" w:eastAsia="Arial" w:hAnsi="Arial" w:cs="Arial"/>
                <w:sz w:val="16"/>
                <w:szCs w:val="16"/>
                <w:highlight w:val="yellow"/>
              </w:rPr>
              <w:t>Either party may immediately terminate the Agreement during the Pilot Period for any or no reason by giving notice to the other party.</w:t>
            </w:r>
            <w:r w:rsidRPr="009E66B1">
              <w:rPr>
                <w:rFonts w:ascii="Arial" w:eastAsia="Arial" w:hAnsi="Arial" w:cs="Arial"/>
                <w:color w:val="000000"/>
                <w:sz w:val="16"/>
                <w:szCs w:val="16"/>
                <w:highlight w:val="yellow"/>
              </w:rPr>
              <w:t>]</w:t>
            </w:r>
          </w:p>
        </w:tc>
      </w:tr>
      <w:tr w:rsidR="00490584" w14:paraId="32C076A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6"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Subscription Period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7" w14:textId="5B046C21" w:rsidR="00BC31F3" w:rsidRPr="00BC31F3" w:rsidRDefault="00000000" w:rsidP="00BC31F3">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highlight w:val="yellow"/>
              </w:rPr>
              <w:t>[Fill in length of access, e.g. 12 months]</w:t>
            </w:r>
            <w:r>
              <w:rPr>
                <w:rFonts w:ascii="Arial" w:eastAsia="Arial" w:hAnsi="Arial" w:cs="Arial"/>
                <w:color w:val="000000"/>
                <w:sz w:val="16"/>
                <w:szCs w:val="16"/>
              </w:rPr>
              <w:tab/>
            </w:r>
          </w:p>
        </w:tc>
      </w:tr>
      <w:tr w:rsidR="00490584" w14:paraId="1C95B1E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8"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Cloud Service Fees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9" w14:textId="7777777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[fill in $ amount]</w:t>
            </w:r>
            <w:r>
              <w:rPr>
                <w:rFonts w:ascii="Arial" w:eastAsia="Arial" w:hAnsi="Arial" w:cs="Arial"/>
                <w:color w:val="000000"/>
                <w:sz w:val="16"/>
                <w:szCs w:val="16"/>
              </w:rPr>
              <w:t xml:space="preserve"> per </w:t>
            </w:r>
            <w:r>
              <w:rPr>
                <w:rFonts w:ascii="Arial" w:eastAsia="Arial" w:hAnsi="Arial" w:cs="Arial"/>
                <w:color w:val="000000"/>
                <w:sz w:val="16"/>
                <w:szCs w:val="16"/>
                <w:highlight w:val="yellow"/>
              </w:rPr>
              <w:t xml:space="preserve">[year, month, </w:t>
            </w:r>
            <w:r>
              <w:rPr>
                <w:rFonts w:ascii="Arial" w:eastAsia="Arial" w:hAnsi="Arial" w:cs="Arial"/>
                <w:b/>
                <w:color w:val="000000"/>
                <w:sz w:val="16"/>
                <w:szCs w:val="16"/>
                <w:highlight w:val="yellow"/>
              </w:rPr>
              <w:t>Subscription Period</w:t>
            </w:r>
            <w:r>
              <w:rPr>
                <w:rFonts w:ascii="Arial" w:eastAsia="Arial" w:hAnsi="Arial" w:cs="Arial"/>
                <w:color w:val="000000"/>
                <w:sz w:val="16"/>
                <w:szCs w:val="16"/>
                <w:highlight w:val="yellow"/>
              </w:rPr>
              <w:t>, User, gigabyte, etc.]</w:t>
            </w:r>
          </w:p>
          <w:p w14:paraId="0000001A" w14:textId="7777777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Other fee structure: </w:t>
            </w:r>
            <w:r>
              <w:rPr>
                <w:rFonts w:ascii="Arial" w:eastAsia="Arial" w:hAnsi="Arial" w:cs="Arial"/>
                <w:color w:val="000000"/>
                <w:sz w:val="16"/>
                <w:szCs w:val="16"/>
                <w:highlight w:val="yellow"/>
              </w:rPr>
              <w:t>[fill in]</w:t>
            </w:r>
          </w:p>
          <w:p w14:paraId="0000001B" w14:textId="77777777" w:rsidR="00490584" w:rsidRDefault="00490584">
            <w:pPr>
              <w:tabs>
                <w:tab w:val="left" w:pos="519"/>
              </w:tabs>
              <w:spacing w:line="276" w:lineRule="auto"/>
              <w:ind w:left="519" w:hanging="519"/>
              <w:rPr>
                <w:rFonts w:ascii="Arial" w:eastAsia="Arial" w:hAnsi="Arial" w:cs="Arial"/>
                <w:color w:val="000000"/>
                <w:sz w:val="16"/>
                <w:szCs w:val="16"/>
              </w:rPr>
            </w:pPr>
          </w:p>
          <w:p w14:paraId="4A358FB9" w14:textId="32AAA474" w:rsidR="00CF60B8" w:rsidRDefault="00CF60B8" w:rsidP="00CF60B8">
            <w:pPr>
              <w:tabs>
                <w:tab w:val="left" w:pos="519"/>
              </w:tab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highlight w:val="lightGray"/>
              </w:rPr>
              <w:t>[Drafting note: The choices below are all optional and may be deleted if not applicable.]</w:t>
            </w:r>
          </w:p>
          <w:p w14:paraId="0000001C" w14:textId="4AD57E71"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Fees may increase</w:t>
            </w:r>
            <w:r w:rsidR="001D779D">
              <w:rPr>
                <w:rFonts w:ascii="Arial" w:eastAsia="Arial" w:hAnsi="Arial" w:cs="Arial"/>
                <w:color w:val="000000"/>
                <w:sz w:val="16"/>
                <w:szCs w:val="16"/>
              </w:rPr>
              <w:t xml:space="preserve"> up to</w:t>
            </w:r>
            <w:r>
              <w:rPr>
                <w:rFonts w:ascii="Arial" w:eastAsia="Arial" w:hAnsi="Arial" w:cs="Arial"/>
                <w:color w:val="000000"/>
                <w:sz w:val="16"/>
                <w:szCs w:val="16"/>
              </w:rPr>
              <w:t xml:space="preserve"> </w:t>
            </w:r>
            <w:r>
              <w:rPr>
                <w:rFonts w:ascii="Arial" w:eastAsia="Arial" w:hAnsi="Arial" w:cs="Arial"/>
                <w:color w:val="000000"/>
                <w:sz w:val="16"/>
                <w:szCs w:val="16"/>
                <w:highlight w:val="yellow"/>
              </w:rPr>
              <w:t>[    ]</w:t>
            </w:r>
            <w:r>
              <w:rPr>
                <w:rFonts w:ascii="Arial" w:eastAsia="Arial" w:hAnsi="Arial" w:cs="Arial"/>
                <w:color w:val="000000"/>
                <w:sz w:val="16"/>
                <w:szCs w:val="16"/>
              </w:rPr>
              <w:t>% per renewal.</w:t>
            </w:r>
          </w:p>
          <w:p w14:paraId="384A5F54" w14:textId="79E54240" w:rsidR="001D779D" w:rsidRDefault="001D779D" w:rsidP="001D779D">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Fees will increase </w:t>
            </w:r>
            <w:r>
              <w:rPr>
                <w:rFonts w:ascii="Arial" w:eastAsia="Arial" w:hAnsi="Arial" w:cs="Arial"/>
                <w:color w:val="000000"/>
                <w:sz w:val="16"/>
                <w:szCs w:val="16"/>
                <w:highlight w:val="yellow"/>
              </w:rPr>
              <w:t>[    ]</w:t>
            </w:r>
            <w:r>
              <w:rPr>
                <w:rFonts w:ascii="Arial" w:eastAsia="Arial" w:hAnsi="Arial" w:cs="Arial"/>
                <w:color w:val="000000"/>
                <w:sz w:val="16"/>
                <w:szCs w:val="16"/>
              </w:rPr>
              <w:t>% per renewal.</w:t>
            </w:r>
          </w:p>
          <w:p w14:paraId="0000001D" w14:textId="029F41F2"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Modifying Section </w:t>
            </w:r>
            <w:r w:rsidR="00DC4BCE">
              <w:rPr>
                <w:rFonts w:ascii="Arial" w:eastAsia="Arial" w:hAnsi="Arial" w:cs="Arial"/>
                <w:color w:val="000000"/>
                <w:sz w:val="16"/>
                <w:szCs w:val="16"/>
              </w:rPr>
              <w:t>4</w:t>
            </w:r>
            <w:r>
              <w:rPr>
                <w:rFonts w:ascii="Arial" w:eastAsia="Arial" w:hAnsi="Arial" w:cs="Arial"/>
                <w:color w:val="000000"/>
                <w:sz w:val="16"/>
                <w:szCs w:val="16"/>
              </w:rPr>
              <w:t>.1</w:t>
            </w:r>
            <w:r w:rsidR="00CD1D49">
              <w:rPr>
                <w:rFonts w:ascii="Arial" w:eastAsia="Arial" w:hAnsi="Arial" w:cs="Arial"/>
                <w:color w:val="000000"/>
                <w:sz w:val="16"/>
                <w:szCs w:val="16"/>
              </w:rPr>
              <w:t xml:space="preserve"> of the Standard Terms</w:t>
            </w:r>
            <w:r>
              <w:rPr>
                <w:rFonts w:ascii="Arial" w:eastAsia="Arial" w:hAnsi="Arial" w:cs="Arial"/>
                <w:color w:val="000000"/>
                <w:sz w:val="16"/>
                <w:szCs w:val="16"/>
              </w:rPr>
              <w:t>, Fees are inclusive of taxes.</w:t>
            </w:r>
          </w:p>
        </w:tc>
      </w:tr>
      <w:tr w:rsidR="00490584" w14:paraId="7F04EFF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E" w14:textId="649E2F05" w:rsidR="00490584" w:rsidRDefault="00000000">
            <w:pPr>
              <w:spacing w:line="276" w:lineRule="auto"/>
              <w:rPr>
                <w:rFonts w:ascii="Arial" w:eastAsia="Arial" w:hAnsi="Arial" w:cs="Arial"/>
                <w:b/>
                <w:sz w:val="18"/>
                <w:szCs w:val="18"/>
              </w:rPr>
            </w:pPr>
            <w:r>
              <w:rPr>
                <w:rFonts w:ascii="Arial" w:eastAsia="Arial" w:hAnsi="Arial" w:cs="Arial"/>
                <w:b/>
                <w:sz w:val="18"/>
                <w:szCs w:val="18"/>
              </w:rPr>
              <w:t>Payment Process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A19A9B6" w14:textId="1B7034E8" w:rsidR="006E6988" w:rsidRDefault="006E6988" w:rsidP="006E6988">
            <w:pPr>
              <w:tabs>
                <w:tab w:val="left" w:pos="519"/>
              </w:tab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highlight w:val="lightGray"/>
              </w:rPr>
              <w:t xml:space="preserve">[Drafting note: Select one option and delete the other. The first option (Pay by invoice) requires Provider to send invoices to Customer and sets the time frame within which Customer must pay each invoice. The second option (Automatic billing) </w:t>
            </w:r>
            <w:r w:rsidR="009D2D51">
              <w:rPr>
                <w:rFonts w:ascii="Arial" w:eastAsia="Arial" w:hAnsi="Arial" w:cs="Arial"/>
                <w:i/>
                <w:color w:val="000000"/>
                <w:sz w:val="16"/>
                <w:szCs w:val="16"/>
                <w:highlight w:val="lightGray"/>
              </w:rPr>
              <w:lastRenderedPageBreak/>
              <w:t>requires</w:t>
            </w:r>
            <w:r>
              <w:rPr>
                <w:rFonts w:ascii="Arial" w:eastAsia="Arial" w:hAnsi="Arial" w:cs="Arial"/>
                <w:i/>
                <w:color w:val="000000"/>
                <w:sz w:val="16"/>
                <w:szCs w:val="16"/>
                <w:highlight w:val="lightGray"/>
              </w:rPr>
              <w:t xml:space="preserve"> Customer to provide a credit card or other payment method that Provider can automatically charge at </w:t>
            </w:r>
            <w:r w:rsidR="009D2D51">
              <w:rPr>
                <w:rFonts w:ascii="Arial" w:eastAsia="Arial" w:hAnsi="Arial" w:cs="Arial"/>
                <w:i/>
                <w:color w:val="000000"/>
                <w:sz w:val="16"/>
                <w:szCs w:val="16"/>
                <w:highlight w:val="lightGray"/>
              </w:rPr>
              <w:t>the agreed upon cadence.</w:t>
            </w:r>
            <w:r>
              <w:rPr>
                <w:rFonts w:ascii="Arial" w:eastAsia="Arial" w:hAnsi="Arial" w:cs="Arial"/>
                <w:i/>
                <w:color w:val="000000"/>
                <w:sz w:val="16"/>
                <w:szCs w:val="16"/>
                <w:highlight w:val="lightGray"/>
              </w:rPr>
              <w:t>]</w:t>
            </w:r>
          </w:p>
          <w:p w14:paraId="362AFC31" w14:textId="77777777" w:rsidR="006E6988" w:rsidRDefault="006E6988">
            <w:pPr>
              <w:tabs>
                <w:tab w:val="left" w:pos="519"/>
              </w:tabs>
              <w:spacing w:line="276" w:lineRule="auto"/>
              <w:rPr>
                <w:rFonts w:ascii="Arial" w:eastAsia="Arial" w:hAnsi="Arial" w:cs="Arial"/>
                <w:color w:val="000000"/>
                <w:sz w:val="16"/>
                <w:szCs w:val="16"/>
              </w:rPr>
            </w:pPr>
          </w:p>
          <w:p w14:paraId="0000001F" w14:textId="45DFCF92" w:rsidR="00490584" w:rsidRDefault="00000000">
            <w:pPr>
              <w:tabs>
                <w:tab w:val="left" w:pos="519"/>
              </w:tabs>
              <w:spacing w:line="276" w:lineRule="auto"/>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Pay by invoice</w:t>
            </w:r>
          </w:p>
          <w:p w14:paraId="00000020" w14:textId="77777777" w:rsidR="00490584" w:rsidRDefault="00490584">
            <w:pPr>
              <w:tabs>
                <w:tab w:val="left" w:pos="519"/>
              </w:tabs>
              <w:spacing w:line="276" w:lineRule="auto"/>
              <w:rPr>
                <w:rFonts w:ascii="Arial" w:eastAsia="Arial" w:hAnsi="Arial" w:cs="Arial"/>
                <w:color w:val="000000"/>
                <w:sz w:val="16"/>
                <w:szCs w:val="16"/>
              </w:rPr>
            </w:pPr>
          </w:p>
          <w:p w14:paraId="00000021" w14:textId="2F574AF8"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b/>
                <w:color w:val="000000"/>
                <w:sz w:val="16"/>
                <w:szCs w:val="16"/>
              </w:rPr>
              <w:t>Provider</w:t>
            </w:r>
            <w:r>
              <w:rPr>
                <w:rFonts w:ascii="Arial" w:eastAsia="Arial" w:hAnsi="Arial" w:cs="Arial"/>
                <w:color w:val="000000"/>
                <w:sz w:val="16"/>
                <w:szCs w:val="16"/>
              </w:rPr>
              <w:t xml:space="preserve"> will invoice </w:t>
            </w:r>
            <w:r>
              <w:rPr>
                <w:rFonts w:ascii="Arial" w:eastAsia="Arial" w:hAnsi="Arial" w:cs="Arial"/>
                <w:b/>
                <w:color w:val="000000"/>
                <w:sz w:val="16"/>
                <w:szCs w:val="16"/>
              </w:rPr>
              <w:t>Customer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 xml:space="preserve">[monthly | quarterly | annually | once per </w:t>
            </w:r>
            <w:r>
              <w:rPr>
                <w:rFonts w:ascii="Arial" w:eastAsia="Arial" w:hAnsi="Arial" w:cs="Arial"/>
                <w:b/>
                <w:color w:val="000000"/>
                <w:sz w:val="16"/>
                <w:szCs w:val="16"/>
                <w:highlight w:val="yellow"/>
              </w:rPr>
              <w:t>Subscription Period</w:t>
            </w:r>
            <w:r>
              <w:rPr>
                <w:rFonts w:ascii="Arial" w:eastAsia="Arial" w:hAnsi="Arial" w:cs="Arial"/>
                <w:color w:val="000000"/>
                <w:sz w:val="16"/>
                <w:szCs w:val="16"/>
                <w:highlight w:val="yellow"/>
              </w:rPr>
              <w:t>]</w:t>
            </w:r>
            <w:r>
              <w:rPr>
                <w:rFonts w:ascii="Arial" w:eastAsia="Arial" w:hAnsi="Arial" w:cs="Arial"/>
                <w:color w:val="000000"/>
                <w:sz w:val="16"/>
                <w:szCs w:val="16"/>
              </w:rPr>
              <w:t xml:space="preserve">. </w:t>
            </w:r>
          </w:p>
          <w:p w14:paraId="00000024" w14:textId="77777777" w:rsidR="00490584" w:rsidRDefault="00490584">
            <w:pPr>
              <w:tabs>
                <w:tab w:val="left" w:pos="519"/>
              </w:tabs>
              <w:spacing w:line="276" w:lineRule="auto"/>
              <w:rPr>
                <w:rFonts w:ascii="Arial" w:eastAsia="Arial" w:hAnsi="Arial" w:cs="Arial"/>
                <w:color w:val="000000"/>
                <w:sz w:val="16"/>
                <w:szCs w:val="16"/>
              </w:rPr>
            </w:pPr>
          </w:p>
          <w:p w14:paraId="00000025" w14:textId="3EEB7FE2"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b/>
                <w:color w:val="000000"/>
                <w:sz w:val="16"/>
                <w:szCs w:val="16"/>
              </w:rPr>
              <w:t>Customer</w:t>
            </w:r>
            <w:r>
              <w:rPr>
                <w:rFonts w:ascii="Arial" w:eastAsia="Arial" w:hAnsi="Arial" w:cs="Arial"/>
                <w:color w:val="000000"/>
                <w:sz w:val="16"/>
                <w:szCs w:val="16"/>
              </w:rPr>
              <w:t xml:space="preserve"> will pay each invoice within </w:t>
            </w:r>
            <w:r>
              <w:rPr>
                <w:rFonts w:ascii="Arial" w:eastAsia="Arial" w:hAnsi="Arial" w:cs="Arial"/>
                <w:color w:val="000000"/>
                <w:sz w:val="16"/>
                <w:szCs w:val="16"/>
                <w:highlight w:val="yellow"/>
              </w:rPr>
              <w:t xml:space="preserve">[ </w:t>
            </w:r>
            <w:proofErr w:type="gramStart"/>
            <w:r>
              <w:rPr>
                <w:rFonts w:ascii="Arial" w:eastAsia="Arial" w:hAnsi="Arial" w:cs="Arial"/>
                <w:color w:val="000000"/>
                <w:sz w:val="16"/>
                <w:szCs w:val="16"/>
                <w:highlight w:val="yellow"/>
              </w:rPr>
              <w:t># ]</w:t>
            </w:r>
            <w:proofErr w:type="gramEnd"/>
            <w:r>
              <w:rPr>
                <w:rFonts w:ascii="Arial" w:eastAsia="Arial" w:hAnsi="Arial" w:cs="Arial"/>
                <w:color w:val="000000"/>
                <w:sz w:val="16"/>
                <w:szCs w:val="16"/>
              </w:rPr>
              <w:t xml:space="preserve"> days from </w:t>
            </w:r>
            <w:r>
              <w:rPr>
                <w:rFonts w:ascii="Arial" w:eastAsia="Arial" w:hAnsi="Arial" w:cs="Arial"/>
                <w:color w:val="000000"/>
                <w:sz w:val="16"/>
                <w:szCs w:val="16"/>
                <w:highlight w:val="yellow"/>
              </w:rPr>
              <w:t>[</w:t>
            </w:r>
            <w:r>
              <w:rPr>
                <w:rFonts w:ascii="Arial" w:eastAsia="Arial" w:hAnsi="Arial" w:cs="Arial"/>
                <w:b/>
                <w:color w:val="000000"/>
                <w:sz w:val="16"/>
                <w:szCs w:val="16"/>
                <w:highlight w:val="yellow"/>
              </w:rPr>
              <w:t>Customer's</w:t>
            </w:r>
            <w:r>
              <w:rPr>
                <w:rFonts w:ascii="Arial" w:eastAsia="Arial" w:hAnsi="Arial" w:cs="Arial"/>
                <w:color w:val="000000"/>
                <w:sz w:val="16"/>
                <w:szCs w:val="16"/>
                <w:highlight w:val="yellow"/>
              </w:rPr>
              <w:t xml:space="preserve"> receipt of invoice | the invoice date]</w:t>
            </w:r>
            <w:r>
              <w:rPr>
                <w:rFonts w:ascii="Arial" w:eastAsia="Arial" w:hAnsi="Arial" w:cs="Arial"/>
                <w:color w:val="000000"/>
                <w:sz w:val="16"/>
                <w:szCs w:val="16"/>
              </w:rPr>
              <w:t xml:space="preserve">. </w:t>
            </w:r>
          </w:p>
          <w:p w14:paraId="00000026" w14:textId="77777777" w:rsidR="00490584" w:rsidRDefault="00490584">
            <w:pPr>
              <w:tabs>
                <w:tab w:val="left" w:pos="519"/>
              </w:tabs>
              <w:spacing w:line="276" w:lineRule="auto"/>
              <w:ind w:left="510" w:hanging="510"/>
              <w:rPr>
                <w:rFonts w:ascii="Arial" w:eastAsia="Arial" w:hAnsi="Arial" w:cs="Arial"/>
                <w:color w:val="000000"/>
                <w:sz w:val="16"/>
                <w:szCs w:val="16"/>
              </w:rPr>
            </w:pPr>
          </w:p>
          <w:p w14:paraId="00000027" w14:textId="27C7A0AD" w:rsidR="00490584" w:rsidRDefault="00000000">
            <w:pPr>
              <w:tabs>
                <w:tab w:val="left" w:pos="519"/>
              </w:tabs>
              <w:spacing w:line="276" w:lineRule="auto"/>
              <w:ind w:left="510" w:hanging="51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Automatic </w:t>
            </w:r>
            <w:r w:rsidR="00340602">
              <w:rPr>
                <w:rFonts w:ascii="Arial" w:eastAsia="Arial" w:hAnsi="Arial" w:cs="Arial"/>
                <w:color w:val="000000"/>
                <w:sz w:val="16"/>
                <w:szCs w:val="16"/>
              </w:rPr>
              <w:t>payment</w:t>
            </w:r>
          </w:p>
          <w:p w14:paraId="00000028" w14:textId="77777777" w:rsidR="00490584" w:rsidRDefault="00490584">
            <w:pPr>
              <w:tabs>
                <w:tab w:val="left" w:pos="519"/>
              </w:tabs>
              <w:spacing w:line="276" w:lineRule="auto"/>
              <w:ind w:left="510" w:hanging="510"/>
              <w:rPr>
                <w:rFonts w:ascii="Arial" w:eastAsia="Arial" w:hAnsi="Arial" w:cs="Arial"/>
                <w:color w:val="000000"/>
                <w:sz w:val="16"/>
                <w:szCs w:val="16"/>
              </w:rPr>
            </w:pPr>
          </w:p>
          <w:p w14:paraId="0000002D" w14:textId="51D926B5" w:rsidR="00490584" w:rsidRPr="002742F1" w:rsidRDefault="00000000">
            <w:pPr>
              <w:tabs>
                <w:tab w:val="left" w:pos="519"/>
              </w:tabs>
              <w:spacing w:line="276" w:lineRule="auto"/>
              <w:rPr>
                <w:rFonts w:ascii="Arial" w:eastAsia="Arial" w:hAnsi="Arial" w:cs="Arial"/>
                <w:color w:val="000000"/>
                <w:sz w:val="16"/>
                <w:szCs w:val="16"/>
              </w:rPr>
            </w:pPr>
            <w:r>
              <w:rPr>
                <w:rFonts w:ascii="Arial" w:eastAsia="Arial" w:hAnsi="Arial" w:cs="Arial"/>
                <w:b/>
                <w:sz w:val="16"/>
                <w:szCs w:val="16"/>
              </w:rPr>
              <w:t>Customer</w:t>
            </w:r>
            <w:r>
              <w:rPr>
                <w:rFonts w:ascii="Arial" w:eastAsia="Arial" w:hAnsi="Arial" w:cs="Arial"/>
                <w:sz w:val="16"/>
                <w:szCs w:val="16"/>
              </w:rPr>
              <w:t xml:space="preserve"> </w:t>
            </w:r>
            <w:r w:rsidR="0066134E">
              <w:rPr>
                <w:rFonts w:ascii="Arial" w:eastAsia="Arial" w:hAnsi="Arial" w:cs="Arial"/>
                <w:sz w:val="16"/>
                <w:szCs w:val="16"/>
              </w:rPr>
              <w:t xml:space="preserve">authorizes </w:t>
            </w:r>
            <w:r w:rsidR="0066134E" w:rsidRPr="00DC4BCE">
              <w:rPr>
                <w:rFonts w:ascii="Arial" w:eastAsia="Arial" w:hAnsi="Arial" w:cs="Arial"/>
                <w:b/>
                <w:bCs/>
                <w:sz w:val="16"/>
                <w:szCs w:val="16"/>
              </w:rPr>
              <w:t>Provider</w:t>
            </w:r>
            <w:r w:rsidR="0066134E">
              <w:rPr>
                <w:rFonts w:ascii="Arial" w:eastAsia="Arial" w:hAnsi="Arial" w:cs="Arial"/>
                <w:sz w:val="16"/>
                <w:szCs w:val="16"/>
              </w:rPr>
              <w:t xml:space="preserve"> to bill and charge Customer's payment method </w:t>
            </w:r>
            <w:r w:rsidR="00DE35EB">
              <w:rPr>
                <w:rFonts w:ascii="Arial" w:eastAsia="Arial" w:hAnsi="Arial" w:cs="Arial"/>
                <w:sz w:val="16"/>
                <w:szCs w:val="16"/>
              </w:rPr>
              <w:t xml:space="preserve">on file </w:t>
            </w:r>
            <w:r>
              <w:rPr>
                <w:rFonts w:ascii="Arial" w:eastAsia="Arial" w:hAnsi="Arial" w:cs="Arial"/>
                <w:color w:val="000000"/>
                <w:sz w:val="16"/>
                <w:szCs w:val="16"/>
                <w:highlight w:val="yellow"/>
              </w:rPr>
              <w:t xml:space="preserve">[monthly | quarterly | annually | once per </w:t>
            </w:r>
            <w:r>
              <w:rPr>
                <w:rFonts w:ascii="Arial" w:eastAsia="Arial" w:hAnsi="Arial" w:cs="Arial"/>
                <w:b/>
                <w:color w:val="000000"/>
                <w:sz w:val="16"/>
                <w:szCs w:val="16"/>
                <w:highlight w:val="yellow"/>
              </w:rPr>
              <w:t>Subscription Period</w:t>
            </w:r>
            <w:r>
              <w:rPr>
                <w:rFonts w:ascii="Arial" w:eastAsia="Arial" w:hAnsi="Arial" w:cs="Arial"/>
                <w:color w:val="000000"/>
                <w:sz w:val="16"/>
                <w:szCs w:val="16"/>
                <w:highlight w:val="yellow"/>
              </w:rPr>
              <w:t>]</w:t>
            </w:r>
            <w:r>
              <w:rPr>
                <w:rFonts w:ascii="Arial" w:eastAsia="Arial" w:hAnsi="Arial" w:cs="Arial"/>
                <w:color w:val="000000"/>
                <w:sz w:val="16"/>
                <w:szCs w:val="16"/>
              </w:rPr>
              <w:t xml:space="preserve"> for immediate payment</w:t>
            </w:r>
            <w:r w:rsidR="00DC4BCE">
              <w:rPr>
                <w:rFonts w:ascii="Arial" w:eastAsia="Arial" w:hAnsi="Arial" w:cs="Arial"/>
                <w:color w:val="000000"/>
                <w:sz w:val="16"/>
                <w:szCs w:val="16"/>
              </w:rPr>
              <w:t xml:space="preserve"> or deduction without further approval</w:t>
            </w:r>
            <w:r>
              <w:rPr>
                <w:rFonts w:ascii="Arial" w:eastAsia="Arial" w:hAnsi="Arial" w:cs="Arial"/>
                <w:color w:val="000000"/>
                <w:sz w:val="16"/>
                <w:szCs w:val="16"/>
              </w:rPr>
              <w:t>.</w:t>
            </w:r>
          </w:p>
        </w:tc>
      </w:tr>
      <w:tr w:rsidR="00490584" w14:paraId="7BE5ADA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0"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lastRenderedPageBreak/>
              <w:t>Auto-renewal</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A513C27" w14:textId="0FE68E47" w:rsidR="00C94C23" w:rsidRDefault="00C94C23" w:rsidP="00C94C23">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[Drafting note: Select one option and delete the other. The first option preserves automatic renewal from the Standard Terms and defines how much advance notice of non-renewal must be given. The second option modifies the Standard Terms such that the contract does not automatically renew.]</w:t>
            </w:r>
          </w:p>
          <w:p w14:paraId="5496DAB5" w14:textId="77777777" w:rsidR="00C94C23" w:rsidRDefault="00C94C23">
            <w:pPr>
              <w:tabs>
                <w:tab w:val="left" w:pos="519"/>
              </w:tabs>
              <w:spacing w:line="276" w:lineRule="auto"/>
              <w:ind w:left="519" w:hanging="519"/>
              <w:rPr>
                <w:rFonts w:ascii="Arial" w:eastAsia="Arial" w:hAnsi="Arial" w:cs="Arial"/>
                <w:color w:val="000000"/>
                <w:sz w:val="16"/>
                <w:szCs w:val="16"/>
              </w:rPr>
            </w:pPr>
          </w:p>
          <w:p w14:paraId="00000031" w14:textId="45010E85" w:rsidR="00490584" w:rsidRDefault="00000000">
            <w:pPr>
              <w:tabs>
                <w:tab w:val="left" w:pos="519"/>
              </w:tabs>
              <w:spacing w:line="276" w:lineRule="auto"/>
              <w:ind w:left="519" w:hanging="519"/>
              <w:rPr>
                <w:rFonts w:ascii="Arial" w:eastAsia="Arial" w:hAnsi="Arial" w:cs="Arial"/>
                <w:b/>
                <w:color w:val="000000"/>
                <w:sz w:val="16"/>
                <w:szCs w:val="16"/>
              </w:rPr>
            </w:pPr>
            <w:proofErr w:type="gramStart"/>
            <w:r>
              <w:rPr>
                <w:rFonts w:ascii="Arial" w:eastAsia="Arial" w:hAnsi="Arial" w:cs="Arial"/>
                <w:color w:val="000000"/>
                <w:sz w:val="16"/>
                <w:szCs w:val="16"/>
              </w:rPr>
              <w:t>( x</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b/>
                <w:color w:val="000000"/>
                <w:sz w:val="16"/>
                <w:szCs w:val="16"/>
              </w:rPr>
              <w:t>Non-Renewal Notice Date</w:t>
            </w:r>
            <w:r>
              <w:rPr>
                <w:rFonts w:ascii="Arial" w:eastAsia="Arial" w:hAnsi="Arial" w:cs="Arial"/>
                <w:color w:val="000000"/>
                <w:sz w:val="16"/>
                <w:szCs w:val="16"/>
              </w:rPr>
              <w:t xml:space="preserve">: At least </w:t>
            </w:r>
            <w:r>
              <w:rPr>
                <w:rFonts w:ascii="Arial" w:eastAsia="Arial" w:hAnsi="Arial" w:cs="Arial"/>
                <w:color w:val="000000"/>
                <w:sz w:val="16"/>
                <w:szCs w:val="16"/>
                <w:highlight w:val="yellow"/>
              </w:rPr>
              <w:t>[fill in number]</w:t>
            </w:r>
            <w:r>
              <w:rPr>
                <w:rFonts w:ascii="Arial" w:eastAsia="Arial" w:hAnsi="Arial" w:cs="Arial"/>
                <w:color w:val="000000"/>
                <w:sz w:val="16"/>
                <w:szCs w:val="16"/>
              </w:rPr>
              <w:t xml:space="preserve"> days before the end of the current </w:t>
            </w:r>
            <w:r>
              <w:rPr>
                <w:rFonts w:ascii="Arial" w:eastAsia="Arial" w:hAnsi="Arial" w:cs="Arial"/>
                <w:b/>
                <w:color w:val="000000"/>
                <w:sz w:val="16"/>
                <w:szCs w:val="16"/>
              </w:rPr>
              <w:t>Subscription Period</w:t>
            </w:r>
          </w:p>
          <w:p w14:paraId="00000032" w14:textId="77777777" w:rsidR="00490584" w:rsidRDefault="00490584">
            <w:pPr>
              <w:tabs>
                <w:tab w:val="left" w:pos="519"/>
              </w:tabs>
              <w:spacing w:line="276" w:lineRule="auto"/>
              <w:ind w:left="519"/>
              <w:rPr>
                <w:rFonts w:ascii="Arial" w:eastAsia="Arial" w:hAnsi="Arial" w:cs="Arial"/>
                <w:color w:val="000000"/>
                <w:sz w:val="16"/>
                <w:szCs w:val="16"/>
              </w:rPr>
            </w:pPr>
          </w:p>
          <w:p w14:paraId="00000033" w14:textId="56822002" w:rsidR="00490584" w:rsidRDefault="00000000">
            <w:pPr>
              <w:tabs>
                <w:tab w:val="left" w:pos="519"/>
              </w:tabs>
              <w:spacing w:line="276" w:lineRule="auto"/>
              <w:ind w:left="519" w:hanging="519"/>
              <w:rPr>
                <w:rFonts w:ascii="Arial" w:eastAsia="Arial" w:hAnsi="Arial" w:cs="Arial"/>
                <w:i/>
                <w:color w:val="000000"/>
                <w:sz w:val="16"/>
                <w:szCs w:val="16"/>
                <w:highlight w:val="lightGray"/>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Modifying Section </w:t>
            </w:r>
            <w:r w:rsidR="00DC4BCE">
              <w:rPr>
                <w:rFonts w:ascii="Arial" w:eastAsia="Arial" w:hAnsi="Arial" w:cs="Arial"/>
                <w:color w:val="000000"/>
                <w:sz w:val="16"/>
                <w:szCs w:val="16"/>
              </w:rPr>
              <w:t>5</w:t>
            </w:r>
            <w:r>
              <w:rPr>
                <w:rFonts w:ascii="Arial" w:eastAsia="Arial" w:hAnsi="Arial" w:cs="Arial"/>
                <w:color w:val="000000"/>
                <w:sz w:val="16"/>
                <w:szCs w:val="16"/>
              </w:rPr>
              <w:t xml:space="preserve">.1 of the Standard Terms, this Order Form does not automatically renew and will expire at the end of the </w:t>
            </w:r>
            <w:r>
              <w:rPr>
                <w:rFonts w:ascii="Arial" w:eastAsia="Arial" w:hAnsi="Arial" w:cs="Arial"/>
                <w:b/>
                <w:color w:val="000000"/>
                <w:sz w:val="16"/>
                <w:szCs w:val="16"/>
              </w:rPr>
              <w:t>Subscription Period</w:t>
            </w:r>
            <w:r>
              <w:rPr>
                <w:rFonts w:ascii="Arial" w:eastAsia="Arial" w:hAnsi="Arial" w:cs="Arial"/>
                <w:color w:val="000000"/>
                <w:sz w:val="16"/>
                <w:szCs w:val="16"/>
              </w:rPr>
              <w:t>.</w:t>
            </w:r>
          </w:p>
        </w:tc>
      </w:tr>
      <w:tr w:rsidR="002662F8" w14:paraId="2567FF0F"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33BC499" w14:textId="17D6150F"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Use Limitations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B92B407" w14:textId="6504A825" w:rsidR="00C94C23" w:rsidRDefault="00C94C23" w:rsidP="002662F8">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This is an optional Variable. Delete the entire row if not applicable.]</w:t>
            </w:r>
          </w:p>
          <w:p w14:paraId="4111F2A1" w14:textId="77777777" w:rsidR="00C94C23" w:rsidRDefault="00C94C23" w:rsidP="002662F8">
            <w:pPr>
              <w:tabs>
                <w:tab w:val="left" w:pos="519"/>
              </w:tabs>
              <w:spacing w:line="276" w:lineRule="auto"/>
              <w:ind w:left="519" w:hanging="519"/>
              <w:rPr>
                <w:rFonts w:ascii="Arial" w:eastAsia="Arial" w:hAnsi="Arial" w:cs="Arial"/>
                <w:color w:val="000000"/>
                <w:sz w:val="16"/>
                <w:szCs w:val="16"/>
                <w:highlight w:val="yellow"/>
              </w:rPr>
            </w:pPr>
          </w:p>
          <w:p w14:paraId="26F1CD91" w14:textId="11BB5AAF" w:rsidR="002662F8" w:rsidRDefault="002662F8" w:rsidP="002662F8">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highlight w:val="yellow"/>
              </w:rPr>
              <w:t>[Describe Use Limitations, such as geographic restrictions, system requirements, etc.]</w:t>
            </w:r>
          </w:p>
        </w:tc>
      </w:tr>
      <w:tr w:rsidR="002662F8" w14:paraId="2C8DF9F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7"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Technical Support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D525714" w14:textId="77777777" w:rsidR="00C94C23" w:rsidRDefault="00C94C23" w:rsidP="00C94C23">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This is an optional Variable. Delete the entire row if not applicable.]</w:t>
            </w:r>
          </w:p>
          <w:p w14:paraId="01999E16" w14:textId="77777777" w:rsidR="00C94C23" w:rsidRDefault="00C94C23" w:rsidP="002662F8">
            <w:pPr>
              <w:tabs>
                <w:tab w:val="left" w:pos="519"/>
              </w:tabs>
              <w:spacing w:line="276" w:lineRule="auto"/>
              <w:rPr>
                <w:rFonts w:ascii="Arial" w:eastAsia="Arial" w:hAnsi="Arial" w:cs="Arial"/>
                <w:color w:val="000000"/>
                <w:sz w:val="16"/>
                <w:szCs w:val="16"/>
                <w:highlight w:val="yellow"/>
              </w:rPr>
            </w:pPr>
          </w:p>
          <w:p w14:paraId="00000038" w14:textId="580637DA" w:rsidR="002662F8" w:rsidRDefault="002662F8" w:rsidP="002662F8">
            <w:pPr>
              <w:tabs>
                <w:tab w:val="left" w:pos="519"/>
              </w:tabs>
              <w:spacing w:line="276" w:lineRule="auto"/>
              <w:rPr>
                <w:rFonts w:ascii="Arial" w:eastAsia="Arial" w:hAnsi="Arial" w:cs="Arial"/>
                <w:sz w:val="16"/>
                <w:szCs w:val="16"/>
              </w:rPr>
            </w:pPr>
            <w:r>
              <w:rPr>
                <w:rFonts w:ascii="Arial" w:eastAsia="Arial" w:hAnsi="Arial" w:cs="Arial"/>
                <w:color w:val="000000"/>
                <w:sz w:val="16"/>
                <w:szCs w:val="16"/>
                <w:highlight w:val="yellow"/>
              </w:rPr>
              <w:t xml:space="preserve">[Describe included support and/or how </w:t>
            </w:r>
            <w:r>
              <w:rPr>
                <w:rFonts w:ascii="Arial" w:eastAsia="Arial" w:hAnsi="Arial" w:cs="Arial"/>
                <w:b/>
                <w:color w:val="000000"/>
                <w:sz w:val="16"/>
                <w:szCs w:val="16"/>
                <w:highlight w:val="yellow"/>
              </w:rPr>
              <w:t>Customer</w:t>
            </w:r>
            <w:r>
              <w:rPr>
                <w:rFonts w:ascii="Arial" w:eastAsia="Arial" w:hAnsi="Arial" w:cs="Arial"/>
                <w:color w:val="000000"/>
                <w:sz w:val="16"/>
                <w:szCs w:val="16"/>
                <w:highlight w:val="yellow"/>
              </w:rPr>
              <w:t xml:space="preserve"> can receive support]</w:t>
            </w:r>
          </w:p>
        </w:tc>
      </w:tr>
      <w:tr w:rsidR="002662F8" w14:paraId="47C7141D" w14:textId="77777777" w:rsidTr="003B388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31F248F4" w14:textId="77777777" w:rsidR="002662F8" w:rsidRDefault="00004AE9" w:rsidP="002662F8">
            <w:pPr>
              <w:tabs>
                <w:tab w:val="left" w:pos="519"/>
              </w:tabs>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t>Additions and Modifications</w:t>
            </w:r>
          </w:p>
          <w:p w14:paraId="182B14BB" w14:textId="732E5092" w:rsidR="00C94C23" w:rsidRPr="00C94C23" w:rsidRDefault="00C94C23" w:rsidP="00C94C23">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All fields in Additions and Modifications are optional. Delete any rows</w:t>
            </w:r>
            <w:r w:rsidR="00E44876">
              <w:rPr>
                <w:rFonts w:ascii="Arial" w:eastAsia="Arial" w:hAnsi="Arial" w:cs="Arial"/>
                <w:i/>
                <w:color w:val="000000"/>
                <w:sz w:val="16"/>
                <w:szCs w:val="16"/>
                <w:highlight w:val="lightGray"/>
              </w:rPr>
              <w:t xml:space="preserve"> </w:t>
            </w:r>
            <w:r>
              <w:rPr>
                <w:rFonts w:ascii="Arial" w:eastAsia="Arial" w:hAnsi="Arial" w:cs="Arial"/>
                <w:i/>
                <w:color w:val="000000"/>
                <w:sz w:val="16"/>
                <w:szCs w:val="16"/>
                <w:highlight w:val="lightGray"/>
              </w:rPr>
              <w:t>that do not apply.]</w:t>
            </w:r>
          </w:p>
        </w:tc>
      </w:tr>
      <w:tr w:rsidR="002662F8" w14:paraId="5B5C70D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3B70957"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SLA</w:t>
            </w:r>
          </w:p>
          <w:p w14:paraId="2081135B" w14:textId="0FEE308A" w:rsidR="002662F8" w:rsidRDefault="002662F8" w:rsidP="002662F8">
            <w:pPr>
              <w:spacing w:line="276" w:lineRule="auto"/>
              <w:rPr>
                <w:rFonts w:ascii="Arial" w:eastAsia="Arial" w:hAnsi="Arial" w:cs="Arial"/>
                <w:b/>
                <w:sz w:val="18"/>
                <w:szCs w:val="18"/>
              </w:rPr>
            </w:pPr>
            <w:r>
              <w:rPr>
                <w:rFonts w:ascii="Arial" w:eastAsia="Arial" w:hAnsi="Arial" w:cs="Arial"/>
                <w:b/>
                <w:color w:val="8C8D8E"/>
                <w:sz w:val="14"/>
                <w:szCs w:val="14"/>
              </w:rPr>
              <w:t>Service Level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9948D6B" w14:textId="2EA0973B" w:rsidR="00C94C23" w:rsidRDefault="00C94C23" w:rsidP="002662F8">
            <w:pPr>
              <w:tabs>
                <w:tab w:val="left" w:pos="519"/>
              </w:tabs>
              <w:spacing w:line="276" w:lineRule="auto"/>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Customize, attach, or describe where to find.]</w:t>
            </w:r>
          </w:p>
          <w:p w14:paraId="777A0695" w14:textId="77777777" w:rsidR="00C94C23" w:rsidRDefault="00C94C23" w:rsidP="002662F8">
            <w:pPr>
              <w:tabs>
                <w:tab w:val="left" w:pos="519"/>
              </w:tabs>
              <w:spacing w:line="276" w:lineRule="auto"/>
              <w:rPr>
                <w:rFonts w:ascii="Arial" w:eastAsia="Arial" w:hAnsi="Arial" w:cs="Arial"/>
                <w:color w:val="000000"/>
                <w:sz w:val="16"/>
                <w:szCs w:val="16"/>
                <w:highlight w:val="yellow"/>
              </w:rPr>
            </w:pPr>
          </w:p>
          <w:p w14:paraId="12D047BA" w14:textId="764BEB73" w:rsidR="002662F8" w:rsidRDefault="002662F8" w:rsidP="002662F8">
            <w:pPr>
              <w:tabs>
                <w:tab w:val="left" w:pos="519"/>
              </w:tabs>
              <w:spacing w:line="276" w:lineRule="auto"/>
              <w:rPr>
                <w:rFonts w:ascii="Arial" w:eastAsia="Arial" w:hAnsi="Arial" w:cs="Arial"/>
                <w:color w:val="000000"/>
                <w:sz w:val="16"/>
                <w:szCs w:val="16"/>
                <w:highlight w:val="yellow"/>
              </w:rPr>
            </w:pPr>
            <w:r>
              <w:rPr>
                <w:rFonts w:ascii="Arial" w:eastAsia="Arial" w:hAnsi="Arial" w:cs="Arial"/>
                <w:color w:val="000000"/>
                <w:sz w:val="16"/>
                <w:szCs w:val="16"/>
                <w:highlight w:val="yellow"/>
              </w:rPr>
              <w:t>[</w:t>
            </w:r>
            <w:r>
              <w:rPr>
                <w:rFonts w:ascii="Arial" w:eastAsia="Arial" w:hAnsi="Arial" w:cs="Arial"/>
                <w:b/>
                <w:color w:val="000000"/>
                <w:sz w:val="16"/>
                <w:szCs w:val="16"/>
                <w:highlight w:val="yellow"/>
              </w:rPr>
              <w:t>Provider</w:t>
            </w:r>
            <w:r>
              <w:rPr>
                <w:rFonts w:ascii="Arial" w:eastAsia="Arial" w:hAnsi="Arial" w:cs="Arial"/>
                <w:color w:val="000000"/>
                <w:sz w:val="16"/>
                <w:szCs w:val="16"/>
                <w:highlight w:val="yellow"/>
              </w:rPr>
              <w:t xml:space="preserve"> will use commercially reasonable efforts to provide and maintain the Cloud Service without excessive errors and interruptions. If </w:t>
            </w:r>
            <w:r>
              <w:rPr>
                <w:rFonts w:ascii="Arial" w:eastAsia="Arial" w:hAnsi="Arial" w:cs="Arial"/>
                <w:b/>
                <w:color w:val="000000"/>
                <w:sz w:val="16"/>
                <w:szCs w:val="16"/>
                <w:highlight w:val="yellow"/>
              </w:rPr>
              <w:t>Provider</w:t>
            </w:r>
            <w:r>
              <w:rPr>
                <w:rFonts w:ascii="Arial" w:eastAsia="Arial" w:hAnsi="Arial" w:cs="Arial"/>
                <w:color w:val="000000"/>
                <w:sz w:val="16"/>
                <w:szCs w:val="16"/>
                <w:highlight w:val="yellow"/>
              </w:rPr>
              <w:t xml:space="preserve"> does not meet the SLA in two consecutive months or over three months in any 12-month period, then </w:t>
            </w:r>
            <w:r>
              <w:rPr>
                <w:rFonts w:ascii="Arial" w:eastAsia="Arial" w:hAnsi="Arial" w:cs="Arial"/>
                <w:b/>
                <w:color w:val="000000"/>
                <w:sz w:val="16"/>
                <w:szCs w:val="16"/>
                <w:highlight w:val="yellow"/>
              </w:rPr>
              <w:t>Customer</w:t>
            </w:r>
            <w:r>
              <w:rPr>
                <w:rFonts w:ascii="Arial" w:eastAsia="Arial" w:hAnsi="Arial" w:cs="Arial"/>
                <w:color w:val="000000"/>
                <w:sz w:val="16"/>
                <w:szCs w:val="16"/>
                <w:highlight w:val="yellow"/>
              </w:rPr>
              <w:t xml:space="preserve"> may, as its only remedy, terminate this Order Form upon notice and receive a prorated refund of prepaid Fees for the remainder of the </w:t>
            </w:r>
            <w:r>
              <w:rPr>
                <w:rFonts w:ascii="Arial" w:eastAsia="Arial" w:hAnsi="Arial" w:cs="Arial"/>
                <w:b/>
                <w:color w:val="000000"/>
                <w:sz w:val="16"/>
                <w:szCs w:val="16"/>
                <w:highlight w:val="yellow"/>
              </w:rPr>
              <w:t>Subscription Period</w:t>
            </w:r>
            <w:r>
              <w:rPr>
                <w:rFonts w:ascii="Arial" w:eastAsia="Arial" w:hAnsi="Arial" w:cs="Arial"/>
                <w:color w:val="000000"/>
                <w:sz w:val="16"/>
                <w:szCs w:val="16"/>
                <w:highlight w:val="yellow"/>
              </w:rPr>
              <w:t>.]</w:t>
            </w:r>
          </w:p>
        </w:tc>
      </w:tr>
      <w:tr w:rsidR="002662F8" w14:paraId="5DBAD36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9"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lastRenderedPageBreak/>
              <w:t>Professional Services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F6E43FC" w14:textId="2CBE4B1C" w:rsidR="00C94C23" w:rsidRDefault="00C94C23" w:rsidP="002662F8">
            <w:pPr>
              <w:keepNext/>
              <w:keepLines/>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E44876">
              <w:rPr>
                <w:rFonts w:ascii="Arial" w:eastAsia="Arial" w:hAnsi="Arial" w:cs="Arial"/>
                <w:i/>
                <w:color w:val="000000"/>
                <w:sz w:val="16"/>
                <w:szCs w:val="16"/>
                <w:highlight w:val="lightGray"/>
              </w:rPr>
              <w:t>If providing professional services, use the first option to incorporate an existing SOW or professional services agreement or the second option to describe the professional services on this order form</w:t>
            </w:r>
            <w:r>
              <w:rPr>
                <w:rFonts w:ascii="Arial" w:eastAsia="Arial" w:hAnsi="Arial" w:cs="Arial"/>
                <w:i/>
                <w:color w:val="000000"/>
                <w:sz w:val="16"/>
                <w:szCs w:val="16"/>
                <w:highlight w:val="lightGray"/>
              </w:rPr>
              <w:t>.]</w:t>
            </w:r>
          </w:p>
          <w:p w14:paraId="16508777" w14:textId="77777777" w:rsidR="00C94C23" w:rsidRDefault="00C94C23" w:rsidP="002662F8">
            <w:pPr>
              <w:keepNext/>
              <w:keepLines/>
              <w:tabs>
                <w:tab w:val="left" w:pos="519"/>
              </w:tabs>
              <w:spacing w:line="276" w:lineRule="auto"/>
              <w:ind w:left="519" w:hanging="519"/>
              <w:rPr>
                <w:rFonts w:ascii="Arial" w:eastAsia="Arial" w:hAnsi="Arial" w:cs="Arial"/>
                <w:color w:val="000000"/>
                <w:sz w:val="16"/>
                <w:szCs w:val="16"/>
              </w:rPr>
            </w:pPr>
          </w:p>
          <w:p w14:paraId="0000003D" w14:textId="1B5FB790" w:rsidR="002662F8" w:rsidRDefault="002662F8" w:rsidP="00E44876">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D21388">
              <w:rPr>
                <w:rFonts w:ascii="Arial" w:eastAsia="Arial" w:hAnsi="Arial" w:cs="Arial"/>
                <w:b/>
                <w:bCs/>
                <w:color w:val="000000"/>
                <w:sz w:val="16"/>
                <w:szCs w:val="16"/>
              </w:rPr>
              <w:t>Provider</w:t>
            </w:r>
            <w:r>
              <w:rPr>
                <w:rFonts w:ascii="Arial" w:eastAsia="Arial" w:hAnsi="Arial" w:cs="Arial"/>
                <w:color w:val="000000"/>
                <w:sz w:val="16"/>
                <w:szCs w:val="16"/>
              </w:rPr>
              <w:t xml:space="preserve"> will provide professional </w:t>
            </w:r>
            <w:r>
              <w:rPr>
                <w:rFonts w:ascii="Arial" w:eastAsia="Arial" w:hAnsi="Arial" w:cs="Arial"/>
                <w:bCs/>
                <w:color w:val="000000"/>
                <w:sz w:val="16"/>
                <w:szCs w:val="16"/>
              </w:rPr>
              <w:t xml:space="preserve">services </w:t>
            </w:r>
            <w:r>
              <w:rPr>
                <w:rFonts w:ascii="Arial" w:eastAsia="Arial" w:hAnsi="Arial" w:cs="Arial"/>
                <w:color w:val="000000"/>
                <w:sz w:val="16"/>
                <w:szCs w:val="16"/>
              </w:rPr>
              <w:t>according to the [</w:t>
            </w:r>
            <w:r>
              <w:rPr>
                <w:rFonts w:ascii="Arial" w:eastAsia="Arial" w:hAnsi="Arial" w:cs="Arial"/>
                <w:color w:val="000000"/>
                <w:sz w:val="16"/>
                <w:szCs w:val="16"/>
                <w:highlight w:val="yellow"/>
              </w:rPr>
              <w:t>attached SOW or reference PSA</w:t>
            </w:r>
            <w:r>
              <w:rPr>
                <w:rFonts w:ascii="Arial" w:eastAsia="Arial" w:hAnsi="Arial" w:cs="Arial"/>
                <w:color w:val="000000"/>
                <w:sz w:val="16"/>
                <w:szCs w:val="16"/>
              </w:rPr>
              <w:t>].</w:t>
            </w:r>
          </w:p>
          <w:p w14:paraId="6F6E361C" w14:textId="77777777" w:rsidR="002662F8" w:rsidRDefault="002662F8" w:rsidP="002662F8">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9F4A1C">
              <w:rPr>
                <w:rFonts w:ascii="Arial" w:eastAsia="Arial" w:hAnsi="Arial" w:cs="Arial"/>
                <w:b/>
                <w:bCs/>
                <w:color w:val="000000"/>
                <w:sz w:val="16"/>
                <w:szCs w:val="16"/>
              </w:rPr>
              <w:t>Provider</w:t>
            </w:r>
            <w:r>
              <w:rPr>
                <w:rFonts w:ascii="Arial" w:eastAsia="Arial" w:hAnsi="Arial" w:cs="Arial"/>
                <w:color w:val="000000"/>
                <w:sz w:val="16"/>
                <w:szCs w:val="16"/>
              </w:rPr>
              <w:t xml:space="preserve"> will provide </w:t>
            </w:r>
            <w:r>
              <w:rPr>
                <w:rFonts w:ascii="Arial" w:eastAsia="Arial" w:hAnsi="Arial" w:cs="Arial"/>
                <w:bCs/>
                <w:color w:val="000000"/>
                <w:sz w:val="16"/>
                <w:szCs w:val="16"/>
              </w:rPr>
              <w:t>the following professional services</w:t>
            </w:r>
            <w:r>
              <w:rPr>
                <w:rFonts w:ascii="Arial" w:eastAsia="Arial" w:hAnsi="Arial" w:cs="Arial"/>
                <w:color w:val="000000"/>
                <w:sz w:val="16"/>
                <w:szCs w:val="16"/>
              </w:rPr>
              <w:t xml:space="preserve">: </w:t>
            </w:r>
            <w:r>
              <w:rPr>
                <w:rFonts w:ascii="Arial" w:eastAsia="Arial" w:hAnsi="Arial" w:cs="Arial"/>
                <w:color w:val="000000"/>
                <w:sz w:val="16"/>
                <w:szCs w:val="16"/>
                <w:highlight w:val="yellow"/>
              </w:rPr>
              <w:t>[description of professional services, including any fees that may be assessed.]</w:t>
            </w:r>
          </w:p>
          <w:p w14:paraId="1A737C35" w14:textId="77777777" w:rsidR="002662F8" w:rsidRDefault="002662F8" w:rsidP="002662F8">
            <w:pPr>
              <w:keepNext/>
              <w:keepLines/>
              <w:spacing w:line="276" w:lineRule="auto"/>
              <w:rPr>
                <w:rFonts w:ascii="Arial" w:eastAsia="Arial" w:hAnsi="Arial" w:cs="Arial"/>
                <w:sz w:val="16"/>
                <w:szCs w:val="16"/>
              </w:rPr>
            </w:pPr>
          </w:p>
          <w:p w14:paraId="0C4FDDF2" w14:textId="5A4B4240" w:rsidR="00E44876" w:rsidRDefault="00E44876" w:rsidP="00E44876">
            <w:pPr>
              <w:keepNext/>
              <w:keepLines/>
              <w:tabs>
                <w:tab w:val="left" w:pos="519"/>
              </w:tabs>
              <w:spacing w:line="276" w:lineRule="auto"/>
              <w:ind w:left="519" w:hanging="519"/>
              <w:rPr>
                <w:rFonts w:ascii="Arial" w:eastAsia="Arial" w:hAnsi="Arial" w:cs="Arial"/>
                <w:sz w:val="16"/>
                <w:szCs w:val="16"/>
              </w:rPr>
            </w:pPr>
            <w:r>
              <w:rPr>
                <w:rFonts w:ascii="Arial" w:eastAsia="Arial" w:hAnsi="Arial" w:cs="Arial"/>
                <w:i/>
                <w:color w:val="000000"/>
                <w:sz w:val="16"/>
                <w:szCs w:val="16"/>
                <w:highlight w:val="lightGray"/>
              </w:rPr>
              <w:t>[Drafting note: If there are fees associated with the professional services, specify how and when Customer will pay those fees.]</w:t>
            </w:r>
          </w:p>
          <w:p w14:paraId="523660B3" w14:textId="11234FD8" w:rsidR="002662F8" w:rsidRDefault="002662F8" w:rsidP="002662F8">
            <w:pPr>
              <w:keepNext/>
              <w:keepLines/>
              <w:tabs>
                <w:tab w:val="left" w:pos="510"/>
              </w:tabs>
              <w:spacing w:line="276" w:lineRule="auto"/>
              <w:ind w:left="510" w:hanging="510"/>
              <w:rPr>
                <w:rFonts w:ascii="Arial" w:eastAsia="Arial" w:hAnsi="Arial" w:cs="Arial"/>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2662F8">
              <w:rPr>
                <w:rFonts w:ascii="Arial" w:eastAsia="Arial" w:hAnsi="Arial" w:cs="Arial"/>
                <w:b/>
                <w:bCs/>
                <w:color w:val="000000"/>
                <w:sz w:val="16"/>
                <w:szCs w:val="16"/>
              </w:rPr>
              <w:t>Payment Process</w:t>
            </w:r>
            <w:r>
              <w:rPr>
                <w:rFonts w:ascii="Arial" w:eastAsia="Arial" w:hAnsi="Arial" w:cs="Arial"/>
                <w:color w:val="000000"/>
                <w:sz w:val="16"/>
                <w:szCs w:val="16"/>
              </w:rPr>
              <w:t xml:space="preserve"> for these services: </w:t>
            </w:r>
            <w:r w:rsidR="00561454" w:rsidRPr="00561454">
              <w:rPr>
                <w:rFonts w:ascii="Arial" w:eastAsia="Arial" w:hAnsi="Arial" w:cs="Arial"/>
                <w:color w:val="000000"/>
                <w:sz w:val="16"/>
                <w:szCs w:val="16"/>
                <w:highlight w:val="yellow"/>
              </w:rPr>
              <w:t xml:space="preserve">[describe how services fees will be </w:t>
            </w:r>
            <w:r w:rsidR="00D92ED5" w:rsidRPr="00561454">
              <w:rPr>
                <w:rFonts w:ascii="Arial" w:eastAsia="Arial" w:hAnsi="Arial" w:cs="Arial"/>
                <w:color w:val="000000"/>
                <w:sz w:val="16"/>
                <w:szCs w:val="16"/>
                <w:highlight w:val="yellow"/>
              </w:rPr>
              <w:t>billed</w:t>
            </w:r>
            <w:r w:rsidR="00561454" w:rsidRPr="00561454">
              <w:rPr>
                <w:rFonts w:ascii="Arial" w:eastAsia="Arial" w:hAnsi="Arial" w:cs="Arial"/>
                <w:color w:val="000000"/>
                <w:sz w:val="16"/>
                <w:szCs w:val="16"/>
                <w:highlight w:val="yellow"/>
              </w:rPr>
              <w:t>, for example "</w:t>
            </w:r>
            <w:r w:rsidRPr="00561454">
              <w:rPr>
                <w:rFonts w:ascii="Arial" w:eastAsia="Arial" w:hAnsi="Arial" w:cs="Arial"/>
                <w:sz w:val="16"/>
                <w:szCs w:val="16"/>
                <w:highlight w:val="yellow"/>
              </w:rPr>
              <w:t>Invoices for</w:t>
            </w:r>
            <w:r w:rsidR="00561454" w:rsidRPr="00561454">
              <w:rPr>
                <w:rFonts w:ascii="Arial" w:eastAsia="Arial" w:hAnsi="Arial" w:cs="Arial"/>
                <w:sz w:val="16"/>
                <w:szCs w:val="16"/>
                <w:highlight w:val="yellow"/>
              </w:rPr>
              <w:t xml:space="preserve"> these services will</w:t>
            </w:r>
            <w:r w:rsidRPr="00561454">
              <w:rPr>
                <w:rFonts w:ascii="Arial" w:eastAsia="Arial" w:hAnsi="Arial" w:cs="Arial"/>
                <w:sz w:val="16"/>
                <w:szCs w:val="16"/>
                <w:highlight w:val="yellow"/>
              </w:rPr>
              <w:t xml:space="preserve"> be sent monthly.</w:t>
            </w:r>
            <w:r w:rsidR="00561454" w:rsidRPr="00561454">
              <w:rPr>
                <w:rFonts w:ascii="Arial" w:eastAsia="Arial" w:hAnsi="Arial" w:cs="Arial"/>
                <w:sz w:val="16"/>
                <w:szCs w:val="16"/>
                <w:highlight w:val="yellow"/>
              </w:rPr>
              <w:t>"]</w:t>
            </w:r>
          </w:p>
          <w:p w14:paraId="4C41C67B" w14:textId="77777777" w:rsidR="004620DF" w:rsidRDefault="004620DF" w:rsidP="004620DF">
            <w:pPr>
              <w:keepNext/>
              <w:keepLines/>
              <w:spacing w:line="276" w:lineRule="auto"/>
              <w:rPr>
                <w:rFonts w:ascii="Arial" w:eastAsia="Arial" w:hAnsi="Arial" w:cs="Arial"/>
                <w:b/>
                <w:sz w:val="16"/>
                <w:szCs w:val="16"/>
              </w:rPr>
            </w:pPr>
          </w:p>
          <w:p w14:paraId="00000042" w14:textId="2C3540F8" w:rsidR="004620DF" w:rsidRPr="004620DF" w:rsidRDefault="004620DF" w:rsidP="004620DF">
            <w:pPr>
              <w:keepNext/>
              <w:keepLines/>
              <w:spacing w:line="276" w:lineRule="auto"/>
              <w:rPr>
                <w:rFonts w:ascii="Arial" w:eastAsia="Arial" w:hAnsi="Arial" w:cs="Arial"/>
                <w:sz w:val="16"/>
                <w:szCs w:val="16"/>
              </w:rPr>
            </w:pPr>
            <w:r w:rsidRPr="00AA6417">
              <w:rPr>
                <w:rFonts w:ascii="Arial" w:eastAsia="Arial" w:hAnsi="Arial" w:cs="Arial"/>
                <w:b/>
                <w:sz w:val="16"/>
                <w:szCs w:val="16"/>
              </w:rPr>
              <w:t>Customer</w:t>
            </w:r>
            <w:r w:rsidRPr="00AA6417">
              <w:rPr>
                <w:rFonts w:ascii="Arial" w:eastAsia="Arial" w:hAnsi="Arial" w:cs="Arial"/>
                <w:sz w:val="16"/>
                <w:szCs w:val="16"/>
              </w:rPr>
              <w:t xml:space="preserve"> will reasonably cooperate with </w:t>
            </w:r>
            <w:r w:rsidRPr="00AA6417">
              <w:rPr>
                <w:rFonts w:ascii="Arial" w:eastAsia="Arial" w:hAnsi="Arial" w:cs="Arial"/>
                <w:b/>
                <w:sz w:val="16"/>
                <w:szCs w:val="16"/>
              </w:rPr>
              <w:t>Provider</w:t>
            </w:r>
            <w:r w:rsidRPr="00AA6417">
              <w:rPr>
                <w:rFonts w:ascii="Arial" w:eastAsia="Arial" w:hAnsi="Arial" w:cs="Arial"/>
                <w:sz w:val="16"/>
                <w:szCs w:val="16"/>
              </w:rPr>
              <w:t xml:space="preserve"> to allow the performance o</w:t>
            </w:r>
            <w:r>
              <w:rPr>
                <w:rFonts w:ascii="Arial" w:eastAsia="Arial" w:hAnsi="Arial" w:cs="Arial"/>
                <w:sz w:val="16"/>
                <w:szCs w:val="16"/>
              </w:rPr>
              <w:t>f the services</w:t>
            </w:r>
            <w:r w:rsidR="001D779D">
              <w:rPr>
                <w:rFonts w:ascii="Arial" w:eastAsia="Arial" w:hAnsi="Arial" w:cs="Arial"/>
                <w:sz w:val="16"/>
                <w:szCs w:val="16"/>
              </w:rPr>
              <w:t xml:space="preserve"> described above</w:t>
            </w:r>
            <w:r>
              <w:rPr>
                <w:rFonts w:ascii="Arial" w:eastAsia="Arial" w:hAnsi="Arial" w:cs="Arial"/>
                <w:sz w:val="16"/>
                <w:szCs w:val="16"/>
              </w:rPr>
              <w:t>,</w:t>
            </w:r>
            <w:r w:rsidRPr="00AA6417">
              <w:rPr>
                <w:rFonts w:ascii="Arial" w:eastAsia="Arial" w:hAnsi="Arial" w:cs="Arial"/>
                <w:sz w:val="16"/>
                <w:szCs w:val="16"/>
              </w:rPr>
              <w:t xml:space="preserve"> including providing Customer Content as needed. </w:t>
            </w:r>
            <w:r w:rsidRPr="00AA6417">
              <w:rPr>
                <w:rFonts w:ascii="Arial" w:eastAsia="Arial" w:hAnsi="Arial" w:cs="Arial"/>
                <w:b/>
                <w:sz w:val="16"/>
                <w:szCs w:val="16"/>
              </w:rPr>
              <w:t>Provider</w:t>
            </w:r>
            <w:r w:rsidRPr="00AA6417">
              <w:rPr>
                <w:rFonts w:ascii="Arial" w:eastAsia="Arial" w:hAnsi="Arial" w:cs="Arial"/>
                <w:sz w:val="16"/>
                <w:szCs w:val="16"/>
              </w:rPr>
              <w:t xml:space="preserve"> is not responsible for any inability to perform the</w:t>
            </w:r>
            <w:r>
              <w:rPr>
                <w:rFonts w:ascii="Arial" w:eastAsia="Arial" w:hAnsi="Arial" w:cs="Arial"/>
                <w:sz w:val="16"/>
                <w:szCs w:val="16"/>
              </w:rPr>
              <w:t>se services</w:t>
            </w:r>
            <w:r w:rsidRPr="00AA6417">
              <w:rPr>
                <w:rFonts w:ascii="Arial" w:eastAsia="Arial" w:hAnsi="Arial" w:cs="Arial"/>
                <w:sz w:val="16"/>
                <w:szCs w:val="16"/>
              </w:rPr>
              <w:t xml:space="preserve"> if </w:t>
            </w:r>
            <w:r w:rsidRPr="00AA6417">
              <w:rPr>
                <w:rFonts w:ascii="Arial" w:eastAsia="Arial" w:hAnsi="Arial" w:cs="Arial"/>
                <w:b/>
                <w:sz w:val="16"/>
                <w:szCs w:val="16"/>
              </w:rPr>
              <w:t>Customer</w:t>
            </w:r>
            <w:r w:rsidRPr="00AA6417">
              <w:rPr>
                <w:rFonts w:ascii="Arial" w:eastAsia="Arial" w:hAnsi="Arial" w:cs="Arial"/>
                <w:sz w:val="16"/>
                <w:szCs w:val="16"/>
              </w:rPr>
              <w:t xml:space="preserve"> does not cooperate as reasonably requested.</w:t>
            </w:r>
          </w:p>
        </w:tc>
      </w:tr>
      <w:tr w:rsidR="002662F8" w14:paraId="6044BD0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43"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Other Changes to Standard Terms</w:t>
            </w:r>
          </w:p>
          <w:p w14:paraId="00000044" w14:textId="77777777" w:rsidR="002662F8" w:rsidRDefault="002662F8" w:rsidP="002662F8">
            <w:pPr>
              <w:spacing w:line="276" w:lineRule="auto"/>
              <w:rPr>
                <w:rFonts w:ascii="Arial" w:eastAsia="Arial" w:hAnsi="Arial" w:cs="Arial"/>
                <w:b/>
                <w:sz w:val="18"/>
                <w:szCs w:val="18"/>
              </w:rPr>
            </w:pPr>
            <w:r>
              <w:rPr>
                <w:rFonts w:ascii="Arial" w:eastAsia="Arial" w:hAnsi="Arial" w:cs="Arial"/>
                <w:b/>
                <w:color w:val="8C8D8E"/>
                <w:sz w:val="14"/>
                <w:szCs w:val="14"/>
              </w:rPr>
              <w:t>Changes that apply for this Order Form only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45" w14:textId="18F8855C" w:rsidR="002662F8" w:rsidRPr="00BF66FC" w:rsidRDefault="002662F8" w:rsidP="002662F8">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C94C23">
              <w:rPr>
                <w:rFonts w:ascii="Arial" w:eastAsia="Arial" w:hAnsi="Arial" w:cs="Arial"/>
                <w:i/>
                <w:color w:val="000000"/>
                <w:sz w:val="16"/>
                <w:szCs w:val="16"/>
                <w:highlight w:val="lightGray"/>
              </w:rPr>
              <w:t xml:space="preserve">Use this area to add </w:t>
            </w:r>
            <w:r w:rsidR="00FB5253">
              <w:rPr>
                <w:rFonts w:ascii="Arial" w:eastAsia="Arial" w:hAnsi="Arial" w:cs="Arial"/>
                <w:i/>
                <w:color w:val="000000"/>
                <w:sz w:val="16"/>
                <w:szCs w:val="16"/>
                <w:highlight w:val="lightGray"/>
              </w:rPr>
              <w:t xml:space="preserve">modifications that only </w:t>
            </w:r>
            <w:r>
              <w:rPr>
                <w:rFonts w:ascii="Arial" w:eastAsia="Arial" w:hAnsi="Arial" w:cs="Arial"/>
                <w:i/>
                <w:color w:val="000000"/>
                <w:sz w:val="16"/>
                <w:szCs w:val="16"/>
                <w:highlight w:val="lightGray"/>
              </w:rPr>
              <w:t>apply to this Order Form.]</w:t>
            </w:r>
          </w:p>
        </w:tc>
      </w:tr>
    </w:tbl>
    <w:p w14:paraId="00000046" w14:textId="77777777" w:rsidR="00490584" w:rsidRDefault="00490584">
      <w:pPr>
        <w:keepNext/>
        <w:keepLines/>
        <w:rPr>
          <w:rFonts w:ascii="Arial" w:eastAsia="Arial" w:hAnsi="Arial" w:cs="Arial"/>
          <w:sz w:val="18"/>
          <w:szCs w:val="18"/>
        </w:rPr>
      </w:pPr>
    </w:p>
    <w:p w14:paraId="00000047" w14:textId="2F36157D" w:rsidR="00490584" w:rsidRDefault="00000000">
      <w:pPr>
        <w:keepNext/>
        <w:keepLines/>
        <w:spacing w:after="40"/>
        <w:rPr>
          <w:rFonts w:ascii="Arial" w:eastAsia="Arial" w:hAnsi="Arial" w:cs="Arial"/>
          <w:sz w:val="18"/>
          <w:szCs w:val="18"/>
        </w:rPr>
      </w:pPr>
      <w:r>
        <w:rPr>
          <w:rFonts w:ascii="Arial" w:eastAsia="Arial" w:hAnsi="Arial" w:cs="Arial"/>
          <w:sz w:val="18"/>
          <w:szCs w:val="18"/>
        </w:rPr>
        <w:t xml:space="preserve">By signing this Order Form, each party agrees to </w:t>
      </w:r>
      <w:proofErr w:type="gramStart"/>
      <w:r>
        <w:rPr>
          <w:rFonts w:ascii="Arial" w:eastAsia="Arial" w:hAnsi="Arial" w:cs="Arial"/>
          <w:sz w:val="18"/>
          <w:szCs w:val="18"/>
        </w:rPr>
        <w:t>enter into</w:t>
      </w:r>
      <w:proofErr w:type="gramEnd"/>
      <w:r>
        <w:rPr>
          <w:rFonts w:ascii="Arial" w:eastAsia="Arial" w:hAnsi="Arial" w:cs="Arial"/>
          <w:sz w:val="18"/>
          <w:szCs w:val="18"/>
        </w:rPr>
        <w:t xml:space="preserve"> this Order Form.</w:t>
      </w:r>
    </w:p>
    <w:tbl>
      <w:tblPr>
        <w:tblStyle w:val="a7"/>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490584" w14:paraId="481537E5" w14:textId="77777777">
        <w:tc>
          <w:tcPr>
            <w:tcW w:w="2605" w:type="dxa"/>
            <w:tcMar>
              <w:top w:w="216" w:type="dxa"/>
              <w:left w:w="115" w:type="dxa"/>
              <w:bottom w:w="216" w:type="dxa"/>
              <w:right w:w="115" w:type="dxa"/>
            </w:tcMar>
            <w:vAlign w:val="center"/>
          </w:tcPr>
          <w:p w14:paraId="00000048" w14:textId="77777777" w:rsidR="00490584" w:rsidRDefault="00490584">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00000049"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[official company name]</w:t>
            </w:r>
          </w:p>
        </w:tc>
        <w:tc>
          <w:tcPr>
            <w:tcW w:w="250" w:type="dxa"/>
            <w:tcMar>
              <w:top w:w="216" w:type="dxa"/>
              <w:left w:w="115" w:type="dxa"/>
              <w:bottom w:w="216" w:type="dxa"/>
              <w:right w:w="115" w:type="dxa"/>
            </w:tcMar>
            <w:vAlign w:val="center"/>
          </w:tcPr>
          <w:p w14:paraId="0000004A" w14:textId="77777777" w:rsidR="00490584" w:rsidRDefault="00490584">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000004B"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[official company name]</w:t>
            </w:r>
          </w:p>
        </w:tc>
      </w:tr>
      <w:tr w:rsidR="00490584" w14:paraId="710E316B" w14:textId="77777777">
        <w:tc>
          <w:tcPr>
            <w:tcW w:w="2605" w:type="dxa"/>
            <w:tcMar>
              <w:top w:w="216" w:type="dxa"/>
              <w:left w:w="115" w:type="dxa"/>
              <w:bottom w:w="216" w:type="dxa"/>
              <w:right w:w="115" w:type="dxa"/>
            </w:tcMar>
            <w:vAlign w:val="center"/>
          </w:tcPr>
          <w:p w14:paraId="0000004C" w14:textId="77777777" w:rsidR="00490584"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4D"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4E"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4F" w14:textId="77777777" w:rsidR="00490584" w:rsidRDefault="00490584">
            <w:pPr>
              <w:keepNext/>
              <w:keepLines/>
              <w:rPr>
                <w:rFonts w:ascii="Arial" w:eastAsia="Arial" w:hAnsi="Arial" w:cs="Arial"/>
                <w:sz w:val="18"/>
                <w:szCs w:val="18"/>
              </w:rPr>
            </w:pPr>
          </w:p>
        </w:tc>
      </w:tr>
      <w:tr w:rsidR="00490584" w14:paraId="488ABEEC" w14:textId="77777777">
        <w:tc>
          <w:tcPr>
            <w:tcW w:w="2605" w:type="dxa"/>
            <w:tcMar>
              <w:top w:w="216" w:type="dxa"/>
              <w:left w:w="115" w:type="dxa"/>
              <w:bottom w:w="216" w:type="dxa"/>
              <w:right w:w="115" w:type="dxa"/>
            </w:tcMar>
            <w:vAlign w:val="center"/>
          </w:tcPr>
          <w:p w14:paraId="00000050" w14:textId="77777777" w:rsidR="00490584"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1"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2"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3" w14:textId="77777777" w:rsidR="00490584" w:rsidRDefault="00490584">
            <w:pPr>
              <w:keepNext/>
              <w:keepLines/>
              <w:rPr>
                <w:rFonts w:ascii="Arial" w:eastAsia="Arial" w:hAnsi="Arial" w:cs="Arial"/>
                <w:sz w:val="18"/>
                <w:szCs w:val="18"/>
              </w:rPr>
            </w:pPr>
          </w:p>
        </w:tc>
      </w:tr>
      <w:tr w:rsidR="00490584" w14:paraId="0DCB308A" w14:textId="77777777">
        <w:tc>
          <w:tcPr>
            <w:tcW w:w="2605" w:type="dxa"/>
            <w:tcMar>
              <w:top w:w="216" w:type="dxa"/>
              <w:left w:w="115" w:type="dxa"/>
              <w:bottom w:w="216" w:type="dxa"/>
              <w:right w:w="115" w:type="dxa"/>
            </w:tcMar>
            <w:vAlign w:val="center"/>
          </w:tcPr>
          <w:p w14:paraId="00000054" w14:textId="77777777" w:rsidR="00490584"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5"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6"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7" w14:textId="77777777" w:rsidR="00490584" w:rsidRDefault="00490584">
            <w:pPr>
              <w:keepNext/>
              <w:keepLines/>
              <w:rPr>
                <w:rFonts w:ascii="Arial" w:eastAsia="Arial" w:hAnsi="Arial" w:cs="Arial"/>
                <w:sz w:val="18"/>
                <w:szCs w:val="18"/>
              </w:rPr>
            </w:pPr>
          </w:p>
        </w:tc>
      </w:tr>
      <w:tr w:rsidR="00490584" w14:paraId="4711D894" w14:textId="77777777">
        <w:tc>
          <w:tcPr>
            <w:tcW w:w="2605" w:type="dxa"/>
            <w:tcMar>
              <w:top w:w="216" w:type="dxa"/>
              <w:left w:w="115" w:type="dxa"/>
              <w:bottom w:w="216" w:type="dxa"/>
              <w:right w:w="115" w:type="dxa"/>
            </w:tcMar>
            <w:vAlign w:val="center"/>
          </w:tcPr>
          <w:p w14:paraId="00000058" w14:textId="77777777" w:rsidR="00490584" w:rsidRDefault="00000000">
            <w:pPr>
              <w:keepNext/>
              <w:keepLines/>
              <w:rPr>
                <w:rFonts w:ascii="Arial" w:eastAsia="Arial" w:hAnsi="Arial" w:cs="Arial"/>
                <w:b/>
                <w:sz w:val="18"/>
                <w:szCs w:val="18"/>
              </w:rPr>
            </w:pPr>
            <w:r>
              <w:rPr>
                <w:rFonts w:ascii="Arial" w:eastAsia="Arial" w:hAnsi="Arial" w:cs="Arial"/>
                <w:b/>
                <w:sz w:val="18"/>
                <w:szCs w:val="18"/>
              </w:rPr>
              <w:t>Notice Address</w:t>
            </w:r>
          </w:p>
          <w:p w14:paraId="00000059"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A"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B"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C" w14:textId="77777777" w:rsidR="00490584" w:rsidRDefault="00490584">
            <w:pPr>
              <w:keepNext/>
              <w:keepLines/>
              <w:rPr>
                <w:rFonts w:ascii="Arial" w:eastAsia="Arial" w:hAnsi="Arial" w:cs="Arial"/>
                <w:sz w:val="18"/>
                <w:szCs w:val="18"/>
              </w:rPr>
            </w:pPr>
          </w:p>
        </w:tc>
      </w:tr>
      <w:tr w:rsidR="00490584" w14:paraId="12AE7352" w14:textId="77777777">
        <w:tc>
          <w:tcPr>
            <w:tcW w:w="2605" w:type="dxa"/>
            <w:tcMar>
              <w:top w:w="216" w:type="dxa"/>
              <w:left w:w="115" w:type="dxa"/>
              <w:bottom w:w="216" w:type="dxa"/>
              <w:right w:w="115" w:type="dxa"/>
            </w:tcMar>
            <w:vAlign w:val="center"/>
          </w:tcPr>
          <w:p w14:paraId="0000005D" w14:textId="77777777" w:rsidR="00490584"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E"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F"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60" w14:textId="77777777" w:rsidR="00490584" w:rsidRDefault="00490584">
            <w:pPr>
              <w:keepNext/>
              <w:keepLines/>
              <w:rPr>
                <w:rFonts w:ascii="Arial" w:eastAsia="Arial" w:hAnsi="Arial" w:cs="Arial"/>
                <w:sz w:val="18"/>
                <w:szCs w:val="18"/>
              </w:rPr>
            </w:pPr>
          </w:p>
        </w:tc>
      </w:tr>
    </w:tbl>
    <w:p w14:paraId="00000061" w14:textId="77777777" w:rsidR="00490584" w:rsidRDefault="00490584">
      <w:pPr>
        <w:widowControl w:val="0"/>
        <w:pBdr>
          <w:top w:val="nil"/>
          <w:left w:val="nil"/>
          <w:bottom w:val="nil"/>
          <w:right w:val="nil"/>
          <w:between w:val="nil"/>
        </w:pBdr>
        <w:spacing w:line="276" w:lineRule="auto"/>
        <w:rPr>
          <w:rFonts w:ascii="Arial" w:eastAsia="Arial" w:hAnsi="Arial" w:cs="Arial"/>
          <w:color w:val="000000"/>
          <w:sz w:val="16"/>
          <w:szCs w:val="16"/>
        </w:rPr>
        <w:sectPr w:rsidR="00490584" w:rsidSect="008F38AB">
          <w:headerReference w:type="default" r:id="rId8"/>
          <w:footerReference w:type="default" r:id="rId9"/>
          <w:headerReference w:type="first" r:id="rId10"/>
          <w:footerReference w:type="first" r:id="rId11"/>
          <w:pgSz w:w="12240" w:h="15840"/>
          <w:pgMar w:top="936" w:right="1080" w:bottom="720" w:left="1080" w:header="360" w:footer="432" w:gutter="0"/>
          <w:pgNumType w:start="1"/>
          <w:cols w:space="720"/>
        </w:sectPr>
      </w:pPr>
    </w:p>
    <w:p w14:paraId="00000062" w14:textId="77777777" w:rsidR="00490584" w:rsidRDefault="00000000">
      <w:pPr>
        <w:spacing w:after="120"/>
        <w:rPr>
          <w:rFonts w:ascii="Georgia" w:eastAsia="Georgia" w:hAnsi="Georgia" w:cs="Georgia"/>
          <w:color w:val="1D2021"/>
          <w:sz w:val="44"/>
          <w:szCs w:val="44"/>
        </w:rPr>
      </w:pPr>
      <w:r>
        <w:rPr>
          <w:rFonts w:ascii="Georgia" w:eastAsia="Georgia" w:hAnsi="Georgia" w:cs="Georgia"/>
          <w:color w:val="1D2021"/>
          <w:sz w:val="44"/>
          <w:szCs w:val="44"/>
        </w:rPr>
        <w:lastRenderedPageBreak/>
        <w:t>Cloud Service Agreement</w:t>
      </w:r>
    </w:p>
    <w:tbl>
      <w:tblPr>
        <w:tblStyle w:val="a8"/>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90584" w14:paraId="364F233B" w14:textId="77777777">
        <w:tc>
          <w:tcPr>
            <w:tcW w:w="10070" w:type="dxa"/>
            <w:tcBorders>
              <w:top w:val="nil"/>
              <w:left w:val="nil"/>
              <w:bottom w:val="nil"/>
              <w:right w:val="nil"/>
            </w:tcBorders>
            <w:shd w:val="clear" w:color="auto" w:fill="F8F2EB"/>
          </w:tcPr>
          <w:p w14:paraId="00000063" w14:textId="26E50242" w:rsidR="00490584" w:rsidRDefault="00000000">
            <w:pPr>
              <w:spacing w:before="120" w:after="120" w:line="276" w:lineRule="auto"/>
              <w:jc w:val="both"/>
              <w:rPr>
                <w:rFonts w:ascii="Arial" w:eastAsia="Arial" w:hAnsi="Arial" w:cs="Arial"/>
                <w:b/>
                <w:color w:val="494A4B"/>
                <w:sz w:val="16"/>
                <w:szCs w:val="16"/>
              </w:rPr>
            </w:pPr>
            <w:r>
              <w:rPr>
                <w:rFonts w:ascii="Arial" w:eastAsia="Arial" w:hAnsi="Arial" w:cs="Arial"/>
                <w:b/>
                <w:color w:val="494A4B"/>
                <w:sz w:val="16"/>
                <w:szCs w:val="16"/>
              </w:rPr>
              <w:t xml:space="preserve">USING </w:t>
            </w:r>
            <w:r w:rsidR="000519FD">
              <w:rPr>
                <w:rFonts w:ascii="Arial" w:eastAsia="Arial" w:hAnsi="Arial" w:cs="Arial"/>
                <w:b/>
                <w:color w:val="494A4B"/>
                <w:sz w:val="16"/>
                <w:szCs w:val="16"/>
              </w:rPr>
              <w:t>THE FRAMEWORK TERMS</w:t>
            </w:r>
          </w:p>
          <w:p w14:paraId="00000064" w14:textId="76B7F437" w:rsidR="00490584" w:rsidRDefault="00000000">
            <w:pPr>
              <w:spacing w:before="120" w:after="120" w:line="276" w:lineRule="auto"/>
              <w:jc w:val="both"/>
              <w:rPr>
                <w:rFonts w:ascii="Arial" w:eastAsia="Arial" w:hAnsi="Arial" w:cs="Arial"/>
                <w:color w:val="494A4B"/>
                <w:sz w:val="16"/>
                <w:szCs w:val="16"/>
              </w:rPr>
            </w:pPr>
            <w:r>
              <w:rPr>
                <w:rFonts w:ascii="Arial" w:eastAsia="Arial" w:hAnsi="Arial" w:cs="Arial"/>
                <w:color w:val="494A4B"/>
                <w:sz w:val="16"/>
                <w:szCs w:val="16"/>
              </w:rPr>
              <w:t>The Framework Terms have 2 parts: (1) the Key Terms below</w:t>
            </w:r>
            <w:r w:rsidR="00667F7B">
              <w:rPr>
                <w:rFonts w:ascii="Arial" w:eastAsia="Arial" w:hAnsi="Arial" w:cs="Arial"/>
                <w:color w:val="494A4B"/>
                <w:sz w:val="16"/>
                <w:szCs w:val="16"/>
              </w:rPr>
              <w:t xml:space="preserve"> (including any attached or referenced policies and documents)</w:t>
            </w:r>
            <w:r>
              <w:rPr>
                <w:rFonts w:ascii="Arial" w:eastAsia="Arial" w:hAnsi="Arial" w:cs="Arial"/>
                <w:color w:val="494A4B"/>
                <w:sz w:val="16"/>
                <w:szCs w:val="16"/>
              </w:rPr>
              <w:t xml:space="preserve"> and (2) the Common Paper Cloud Service Standard Terms Version 2.</w:t>
            </w:r>
            <w:r w:rsidR="00F8123A">
              <w:rPr>
                <w:rFonts w:ascii="Arial" w:eastAsia="Arial" w:hAnsi="Arial" w:cs="Arial"/>
                <w:color w:val="494A4B"/>
                <w:sz w:val="16"/>
                <w:szCs w:val="16"/>
              </w:rPr>
              <w:t>1</w:t>
            </w:r>
            <w:r>
              <w:rPr>
                <w:rFonts w:ascii="Arial" w:eastAsia="Arial" w:hAnsi="Arial" w:cs="Arial"/>
                <w:color w:val="494A4B"/>
                <w:sz w:val="16"/>
                <w:szCs w:val="16"/>
              </w:rPr>
              <w:t xml:space="preserve"> posted at </w:t>
            </w:r>
            <w:hyperlink r:id="rId12">
              <w:r w:rsidR="00F8123A">
                <w:rPr>
                  <w:rFonts w:ascii="Arial" w:eastAsia="Arial" w:hAnsi="Arial" w:cs="Arial"/>
                  <w:color w:val="326F84"/>
                  <w:sz w:val="16"/>
                  <w:szCs w:val="16"/>
                  <w:u w:val="single"/>
                </w:rPr>
                <w:t>https://commonpaper.com/standards/cloud-service-agreement/2.1</w:t>
              </w:r>
            </w:hyperlink>
            <w:r>
              <w:rPr>
                <w:rFonts w:ascii="Arial" w:eastAsia="Arial" w:hAnsi="Arial" w:cs="Arial"/>
                <w:color w:val="494A4B"/>
                <w:sz w:val="16"/>
                <w:szCs w:val="16"/>
              </w:rPr>
              <w:t xml:space="preserve">, which </w:t>
            </w:r>
            <w:r w:rsidR="00667F7B">
              <w:rPr>
                <w:rFonts w:ascii="Arial" w:eastAsia="Arial" w:hAnsi="Arial" w:cs="Arial"/>
                <w:color w:val="494A4B"/>
                <w:sz w:val="16"/>
                <w:szCs w:val="16"/>
              </w:rPr>
              <w:t>are</w:t>
            </w:r>
            <w:r>
              <w:rPr>
                <w:rFonts w:ascii="Arial" w:eastAsia="Arial" w:hAnsi="Arial" w:cs="Arial"/>
                <w:color w:val="494A4B"/>
                <w:sz w:val="16"/>
                <w:szCs w:val="16"/>
              </w:rPr>
              <w:t xml:space="preserve"> incorporated by reference. If there is any inconsistency between the parts of the Framework Terms, the Key Terms will control over the Standard Terms. </w:t>
            </w:r>
            <w:r w:rsidR="00521B55">
              <w:rPr>
                <w:rFonts w:ascii="Arial" w:eastAsia="Arial" w:hAnsi="Arial" w:cs="Arial"/>
                <w:color w:val="494A4B"/>
                <w:sz w:val="16"/>
                <w:szCs w:val="16"/>
              </w:rPr>
              <w:t xml:space="preserve">Capitalized words have the meanings or descriptions given in the Cover Page or Standard Terms. </w:t>
            </w:r>
            <w:r>
              <w:rPr>
                <w:rFonts w:ascii="Arial" w:eastAsia="Arial" w:hAnsi="Arial" w:cs="Arial"/>
                <w:color w:val="494A4B"/>
                <w:sz w:val="16"/>
                <w:szCs w:val="16"/>
              </w:rPr>
              <w:t>A copy of the Standard Terms is attached for convenience only.</w:t>
            </w:r>
          </w:p>
        </w:tc>
      </w:tr>
    </w:tbl>
    <w:p w14:paraId="00000065" w14:textId="77777777" w:rsidR="00490584" w:rsidRDefault="00490584">
      <w:pPr>
        <w:widowControl w:val="0"/>
        <w:pBdr>
          <w:top w:val="nil"/>
          <w:left w:val="nil"/>
          <w:bottom w:val="nil"/>
          <w:right w:val="nil"/>
          <w:between w:val="nil"/>
        </w:pBdr>
        <w:spacing w:line="276" w:lineRule="auto"/>
        <w:rPr>
          <w:rFonts w:ascii="Arial" w:eastAsia="Arial" w:hAnsi="Arial" w:cs="Arial"/>
          <w:color w:val="494A4B"/>
          <w:sz w:val="16"/>
          <w:szCs w:val="16"/>
        </w:rPr>
      </w:pPr>
    </w:p>
    <w:tbl>
      <w:tblPr>
        <w:tblStyle w:val="a9"/>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490584" w14:paraId="150758EA"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0000066" w14:textId="77777777" w:rsidR="00490584" w:rsidRDefault="00000000">
            <w:pPr>
              <w:keepNext/>
              <w:keepLines/>
              <w:ind w:left="-117"/>
              <w:rPr>
                <w:rFonts w:ascii="Arial" w:eastAsia="Arial" w:hAnsi="Arial" w:cs="Arial"/>
                <w:b/>
                <w:color w:val="117086"/>
              </w:rPr>
            </w:pPr>
            <w:r>
              <w:rPr>
                <w:rFonts w:ascii="Arial" w:eastAsia="Arial" w:hAnsi="Arial" w:cs="Arial"/>
                <w:b/>
                <w:color w:val="117086"/>
              </w:rPr>
              <w:t>Key Terms</w:t>
            </w:r>
          </w:p>
          <w:p w14:paraId="00000067" w14:textId="77777777" w:rsidR="00490584" w:rsidRDefault="00000000">
            <w:pPr>
              <w:keepNext/>
              <w:keepLines/>
              <w:ind w:hanging="120"/>
              <w:rPr>
                <w:rFonts w:ascii="Arial" w:eastAsia="Arial" w:hAnsi="Arial" w:cs="Arial"/>
                <w:sz w:val="16"/>
                <w:szCs w:val="16"/>
                <w:highlight w:val="yellow"/>
              </w:rPr>
            </w:pPr>
            <w:r>
              <w:rPr>
                <w:rFonts w:ascii="Arial" w:eastAsia="Arial" w:hAnsi="Arial" w:cs="Arial"/>
                <w:color w:val="117086"/>
                <w:sz w:val="16"/>
                <w:szCs w:val="16"/>
              </w:rPr>
              <w:t>The key legal terms of this Agreement are as follows:</w:t>
            </w:r>
          </w:p>
        </w:tc>
      </w:tr>
      <w:tr w:rsidR="00490584" w14:paraId="55EAD19D"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9" w14:textId="77777777" w:rsidR="00490584" w:rsidRDefault="00000000">
            <w:pPr>
              <w:keepNext/>
              <w:keepLines/>
              <w:rPr>
                <w:rFonts w:ascii="Arial" w:eastAsia="Arial" w:hAnsi="Arial" w:cs="Arial"/>
                <w:b/>
                <w:sz w:val="18"/>
                <w:szCs w:val="18"/>
              </w:rPr>
            </w:pPr>
            <w:r>
              <w:rPr>
                <w:rFonts w:ascii="Arial" w:eastAsia="Arial" w:hAnsi="Arial" w:cs="Arial"/>
                <w:b/>
                <w:sz w:val="18"/>
                <w:szCs w:val="18"/>
              </w:rPr>
              <w:t>Effective Date</w:t>
            </w:r>
          </w:p>
          <w:p w14:paraId="0000006A" w14:textId="2755C94D" w:rsidR="00490584" w:rsidRDefault="00000000">
            <w:pPr>
              <w:keepNext/>
              <w:keepLines/>
              <w:rPr>
                <w:rFonts w:ascii="Arial" w:eastAsia="Arial" w:hAnsi="Arial" w:cs="Arial"/>
                <w:b/>
                <w:sz w:val="18"/>
                <w:szCs w:val="18"/>
              </w:rPr>
            </w:pPr>
            <w:r>
              <w:rPr>
                <w:rFonts w:ascii="Arial" w:eastAsia="Arial" w:hAnsi="Arial" w:cs="Arial"/>
                <w:b/>
                <w:color w:val="8C8D8E"/>
                <w:sz w:val="14"/>
                <w:szCs w:val="14"/>
              </w:rPr>
              <w:t xml:space="preserve">The date the </w:t>
            </w:r>
            <w:r w:rsidR="00D72E76">
              <w:rPr>
                <w:rFonts w:ascii="Arial" w:eastAsia="Arial" w:hAnsi="Arial" w:cs="Arial"/>
                <w:b/>
                <w:color w:val="8C8D8E"/>
                <w:sz w:val="14"/>
                <w:szCs w:val="14"/>
              </w:rPr>
              <w:t>Framework Terms start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CA69449" w14:textId="3BF9FBC4" w:rsidR="00E44876" w:rsidRPr="00E44876" w:rsidRDefault="00E44876" w:rsidP="00E44876">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[Drafting note: Select one option and delete the other.]</w:t>
            </w:r>
          </w:p>
          <w:p w14:paraId="13E84D25" w14:textId="77777777" w:rsidR="00E44876" w:rsidRDefault="00E44876">
            <w:pPr>
              <w:keepNext/>
              <w:keepLines/>
              <w:tabs>
                <w:tab w:val="left" w:pos="519"/>
              </w:tabs>
              <w:ind w:left="519" w:hanging="519"/>
              <w:rPr>
                <w:rFonts w:ascii="Arial" w:eastAsia="Arial" w:hAnsi="Arial" w:cs="Arial"/>
                <w:color w:val="000000"/>
                <w:sz w:val="16"/>
                <w:szCs w:val="16"/>
              </w:rPr>
            </w:pPr>
          </w:p>
          <w:p w14:paraId="0000006B" w14:textId="2D93A331" w:rsidR="00490584" w:rsidRDefault="00E44876">
            <w:pPr>
              <w:keepNext/>
              <w:keepLines/>
              <w:tabs>
                <w:tab w:val="left" w:pos="519"/>
              </w:tabs>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Date of last Cover Page signature</w:t>
            </w:r>
          </w:p>
          <w:p w14:paraId="0000006C" w14:textId="26F047A2" w:rsidR="00490584" w:rsidRDefault="00E44876">
            <w:pPr>
              <w:keepNext/>
              <w:keepLines/>
              <w:tabs>
                <w:tab w:val="left" w:pos="519"/>
              </w:tabs>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color w:val="000000"/>
                <w:sz w:val="16"/>
                <w:szCs w:val="16"/>
                <w:highlight w:val="yellow"/>
              </w:rPr>
              <w:t>[Fill in custom Effective Date]</w:t>
            </w:r>
          </w:p>
        </w:tc>
      </w:tr>
      <w:tr w:rsidR="00490584" w14:paraId="2305376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D" w14:textId="0201FC45" w:rsidR="00490584" w:rsidRDefault="00000000">
            <w:pPr>
              <w:keepNext/>
              <w:keepLines/>
              <w:rPr>
                <w:rFonts w:ascii="Arial" w:eastAsia="Arial" w:hAnsi="Arial" w:cs="Arial"/>
                <w:b/>
                <w:sz w:val="18"/>
                <w:szCs w:val="18"/>
              </w:rPr>
            </w:pPr>
            <w:commentRangeStart w:id="0"/>
            <w:r>
              <w:rPr>
                <w:rFonts w:ascii="Arial" w:eastAsia="Arial" w:hAnsi="Arial" w:cs="Arial"/>
                <w:b/>
                <w:sz w:val="18"/>
                <w:szCs w:val="18"/>
              </w:rPr>
              <w:t>Governing Law</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E" w14:textId="77777777" w:rsidR="00490584" w:rsidRDefault="00000000">
            <w:pPr>
              <w:keepNext/>
              <w:keepLines/>
              <w:tabs>
                <w:tab w:val="left" w:pos="519"/>
              </w:tabs>
              <w:ind w:left="519" w:hanging="519"/>
              <w:rPr>
                <w:rFonts w:ascii="Arial" w:eastAsia="Arial" w:hAnsi="Arial" w:cs="Arial"/>
                <w:i/>
                <w:color w:val="000000"/>
                <w:sz w:val="16"/>
                <w:szCs w:val="16"/>
                <w:highlight w:val="lightGray"/>
              </w:rPr>
            </w:pPr>
            <w:r>
              <w:rPr>
                <w:rFonts w:ascii="Arial" w:eastAsia="Arial" w:hAnsi="Arial" w:cs="Arial"/>
                <w:color w:val="000000"/>
                <w:sz w:val="16"/>
                <w:szCs w:val="16"/>
              </w:rPr>
              <w:t xml:space="preserve">The laws of </w:t>
            </w:r>
            <w:del w:id="1001" w:author="Contoso Procurement" w:date="2026-10-17T10:08:57Z">
              <w:r>
                <w:rPr>
                  <w:rFonts w:ascii="Arial" w:eastAsia="Arial" w:hAnsi="Arial" w:cs="Arial"/>
                  <w:color w:val="000000"/>
                  <w:sz w:val="16"/>
                  <w:szCs w:val="16"/>
                  <w:highlight w:val="yellow"/>
                </w:rPr>
                <w:delText>[fill in state, province, and/or country]</w:delText>
              </w:r>
            </w:del>
            <w:ins w:id="1000" w:author="Contoso Procurement" w:date="2026-10-17T10:08:57Z">
              <w:r>
                <w:rPr>
                  <w:rFonts w:ascii="Arial" w:eastAsia="Arial" w:hAnsi="Arial" w:cs="Arial"/>
                  <w:color w:val="000000"/>
                  <w:sz w:val="16"/>
                  <w:szCs w:val="16"/>
                  <w:highlight w:val="yellow"/>
                </w:rPr>
                <w:t xml:space="preserve">the State of New York</w:t>
              </w:r>
            </w:ins>
            <w:commentRangeEnd w:id="0"/>
            <w:r>
              <w:commentReference w:id="0"/>
            </w:r>
          </w:p>
        </w:tc>
      </w:tr>
      <w:tr w:rsidR="00490584" w14:paraId="0BDB8B5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F" w14:textId="61A75B54" w:rsidR="00490584" w:rsidRDefault="00000000">
            <w:pPr>
              <w:spacing w:line="276" w:lineRule="auto"/>
              <w:rPr>
                <w:rFonts w:ascii="Arial" w:eastAsia="Arial" w:hAnsi="Arial" w:cs="Arial"/>
                <w:b/>
                <w:sz w:val="18"/>
                <w:szCs w:val="18"/>
              </w:rPr>
            </w:pPr>
            <w:r>
              <w:rPr>
                <w:rFonts w:ascii="Arial" w:eastAsia="Arial" w:hAnsi="Arial" w:cs="Arial"/>
                <w:b/>
                <w:sz w:val="18"/>
                <w:szCs w:val="18"/>
              </w:rPr>
              <w:t>Chosen Courts</w:t>
            </w:r>
          </w:p>
          <w:p w14:paraId="00000070"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Jurisdiction or where disputes are filed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1" w14:textId="77777777" w:rsidR="00490584" w:rsidRDefault="00000000">
            <w:pPr>
              <w:keepNext/>
              <w:keepLines/>
              <w:tabs>
                <w:tab w:val="left" w:pos="519"/>
              </w:tabs>
              <w:ind w:left="519" w:hanging="519"/>
              <w:rPr>
                <w:rFonts w:ascii="Arial" w:eastAsia="Arial" w:hAnsi="Arial" w:cs="Arial"/>
                <w:i/>
                <w:color w:val="000000"/>
                <w:sz w:val="16"/>
                <w:szCs w:val="16"/>
                <w:highlight w:val="lightGray"/>
              </w:rPr>
            </w:pPr>
            <w:r>
              <w:rPr>
                <w:rFonts w:ascii="Arial" w:eastAsia="Arial" w:hAnsi="Arial" w:cs="Arial"/>
                <w:color w:val="000000"/>
                <w:sz w:val="16"/>
                <w:szCs w:val="16"/>
              </w:rPr>
              <w:t xml:space="preserve">The courts (whether state, federal, or otherwise) located in </w:t>
            </w:r>
            <w:r>
              <w:rPr>
                <w:rFonts w:ascii="Arial" w:eastAsia="Arial" w:hAnsi="Arial" w:cs="Arial"/>
                <w:color w:val="000000"/>
                <w:sz w:val="16"/>
                <w:szCs w:val="16"/>
                <w:highlight w:val="yellow"/>
              </w:rPr>
              <w:t>[fill in state, province, and/or county]</w:t>
            </w:r>
          </w:p>
        </w:tc>
      </w:tr>
      <w:tr w:rsidR="00490584" w14:paraId="2C63105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2" w14:textId="3BC3C22C" w:rsidR="00490584" w:rsidRDefault="00000000">
            <w:pPr>
              <w:spacing w:line="276" w:lineRule="auto"/>
              <w:rPr>
                <w:rFonts w:ascii="Arial" w:eastAsia="Arial" w:hAnsi="Arial" w:cs="Arial"/>
                <w:b/>
                <w:sz w:val="18"/>
                <w:szCs w:val="18"/>
              </w:rPr>
            </w:pPr>
            <w:r>
              <w:rPr>
                <w:rFonts w:ascii="Arial" w:eastAsia="Arial" w:hAnsi="Arial" w:cs="Arial"/>
                <w:b/>
                <w:sz w:val="18"/>
                <w:szCs w:val="18"/>
              </w:rPr>
              <w:t>Covered Claims</w:t>
            </w:r>
          </w:p>
          <w:p w14:paraId="00000073"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Claims covered by indemnity obligations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E2C444A" w14:textId="051EE4A4" w:rsidR="00E44876" w:rsidRDefault="00E44876">
            <w:pPr>
              <w:spacing w:line="276" w:lineRule="auto"/>
              <w:ind w:left="510" w:hanging="510"/>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no Covered Claims are included, delete the entire row. If using Covered Claims, select one or both and customize.]</w:t>
            </w:r>
          </w:p>
          <w:p w14:paraId="0940CF99" w14:textId="77777777" w:rsidR="00E44876" w:rsidRDefault="00E44876">
            <w:pPr>
              <w:spacing w:line="276" w:lineRule="auto"/>
              <w:ind w:left="510" w:hanging="510"/>
              <w:rPr>
                <w:rFonts w:ascii="Arial" w:eastAsia="Arial" w:hAnsi="Arial" w:cs="Arial"/>
                <w:color w:val="000000"/>
                <w:sz w:val="16"/>
                <w:szCs w:val="16"/>
              </w:rPr>
            </w:pPr>
          </w:p>
          <w:p w14:paraId="00000074" w14:textId="2EE1F978" w:rsidR="00490584" w:rsidRDefault="00000000">
            <w:pPr>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r>
            <w:r>
              <w:rPr>
                <w:rFonts w:ascii="Arial" w:eastAsia="Arial" w:hAnsi="Arial" w:cs="Arial"/>
                <w:b/>
                <w:color w:val="000000"/>
                <w:sz w:val="16"/>
                <w:szCs w:val="16"/>
              </w:rPr>
              <w:t>Provider Covered Claims</w:t>
            </w:r>
            <w:r>
              <w:rPr>
                <w:rFonts w:ascii="Arial" w:eastAsia="Arial" w:hAnsi="Arial" w:cs="Arial"/>
                <w:color w:val="000000"/>
                <w:sz w:val="16"/>
                <w:szCs w:val="16"/>
              </w:rPr>
              <w:t xml:space="preserve">: </w:t>
            </w:r>
            <w:r>
              <w:rPr>
                <w:rFonts w:ascii="Arial" w:eastAsia="Arial" w:hAnsi="Arial" w:cs="Arial"/>
                <w:color w:val="000000"/>
                <w:sz w:val="16"/>
                <w:szCs w:val="16"/>
                <w:highlight w:val="yellow"/>
              </w:rPr>
              <w:t xml:space="preserve">[Any action, proceeding, or claim that the Cloud Service, when used by </w:t>
            </w:r>
            <w:r>
              <w:rPr>
                <w:rFonts w:ascii="Arial" w:eastAsia="Arial" w:hAnsi="Arial" w:cs="Arial"/>
                <w:b/>
                <w:color w:val="000000"/>
                <w:sz w:val="16"/>
                <w:szCs w:val="16"/>
                <w:highlight w:val="yellow"/>
              </w:rPr>
              <w:t>Customer</w:t>
            </w:r>
            <w:r>
              <w:rPr>
                <w:rFonts w:ascii="Arial" w:eastAsia="Arial" w:hAnsi="Arial" w:cs="Arial"/>
                <w:color w:val="000000"/>
                <w:sz w:val="16"/>
                <w:szCs w:val="16"/>
                <w:highlight w:val="yellow"/>
              </w:rPr>
              <w:t xml:space="preserve"> according to the terms of the Agreement, violates, misappropriates, or otherwise infringes upon anyone else’s intellectual property or other proprietary rights.]</w:t>
            </w:r>
          </w:p>
          <w:p w14:paraId="00000075" w14:textId="77777777" w:rsidR="00490584" w:rsidRDefault="00490584">
            <w:pPr>
              <w:spacing w:line="276" w:lineRule="auto"/>
              <w:ind w:left="510" w:hanging="510"/>
              <w:rPr>
                <w:rFonts w:ascii="Arial" w:eastAsia="Arial" w:hAnsi="Arial" w:cs="Arial"/>
                <w:color w:val="000000"/>
                <w:sz w:val="16"/>
                <w:szCs w:val="16"/>
              </w:rPr>
            </w:pPr>
          </w:p>
          <w:p w14:paraId="00000076" w14:textId="77777777" w:rsidR="00490584" w:rsidRDefault="00000000">
            <w:pPr>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r>
            <w:r>
              <w:rPr>
                <w:rFonts w:ascii="Arial" w:eastAsia="Arial" w:hAnsi="Arial" w:cs="Arial"/>
                <w:b/>
                <w:color w:val="000000"/>
                <w:sz w:val="16"/>
                <w:szCs w:val="16"/>
              </w:rPr>
              <w:t>Customer Covered Claims</w:t>
            </w:r>
            <w:r>
              <w:rPr>
                <w:rFonts w:ascii="Arial" w:eastAsia="Arial" w:hAnsi="Arial" w:cs="Arial"/>
                <w:color w:val="000000"/>
                <w:sz w:val="16"/>
                <w:szCs w:val="16"/>
              </w:rPr>
              <w:t xml:space="preserve">: </w:t>
            </w:r>
            <w:r>
              <w:rPr>
                <w:rFonts w:ascii="Arial" w:eastAsia="Arial" w:hAnsi="Arial" w:cs="Arial"/>
                <w:color w:val="000000"/>
                <w:sz w:val="16"/>
                <w:szCs w:val="16"/>
                <w:highlight w:val="yellow"/>
              </w:rPr>
              <w:t xml:space="preserve">[Any action, proceeding, or claim that (1) the Customer Content, when used according to the terms of the Agreement, violates, misappropriates, or otherwise infringes upon anyone else’s intellectual property or other proprietary rights; or (2) results from </w:t>
            </w:r>
            <w:r>
              <w:rPr>
                <w:rFonts w:ascii="Arial" w:eastAsia="Arial" w:hAnsi="Arial" w:cs="Arial"/>
                <w:b/>
                <w:color w:val="000000"/>
                <w:sz w:val="16"/>
                <w:szCs w:val="16"/>
                <w:highlight w:val="yellow"/>
              </w:rPr>
              <w:t>Customer’s</w:t>
            </w:r>
            <w:r>
              <w:rPr>
                <w:rFonts w:ascii="Arial" w:eastAsia="Arial" w:hAnsi="Arial" w:cs="Arial"/>
                <w:color w:val="000000"/>
                <w:sz w:val="16"/>
                <w:szCs w:val="16"/>
                <w:highlight w:val="yellow"/>
              </w:rPr>
              <w:t xml:space="preserve"> breach or alleged breach of Section 2.1 (Restrictions on Customer).]</w:t>
            </w:r>
          </w:p>
        </w:tc>
      </w:tr>
      <w:tr w:rsidR="00490584" w14:paraId="6F75C83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7"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General Cap Amount</w:t>
            </w:r>
          </w:p>
          <w:p w14:paraId="00000078"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Limitation of liability amount for most claims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7D3F5E4" w14:textId="09B966F5" w:rsidR="00E44876" w:rsidRPr="00E44876" w:rsidRDefault="00E44876" w:rsidP="00E44876">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[Drafting note: Select one option and delete the others. If there is no General Cap Amount, the contract will not have any limitation of liability.]</w:t>
            </w:r>
          </w:p>
          <w:p w14:paraId="087D3E84" w14:textId="77777777" w:rsidR="00E44876" w:rsidRDefault="00E44876">
            <w:pPr>
              <w:spacing w:line="276" w:lineRule="auto"/>
              <w:ind w:left="519" w:hanging="519"/>
              <w:rPr>
                <w:rFonts w:ascii="Arial" w:eastAsia="Arial" w:hAnsi="Arial" w:cs="Arial"/>
                <w:color w:val="000000"/>
                <w:sz w:val="16"/>
                <w:szCs w:val="16"/>
              </w:rPr>
            </w:pPr>
          </w:p>
          <w:p w14:paraId="00000079" w14:textId="54457A9A"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[Fill in a number]</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p w14:paraId="0000007A"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t>
            </w:r>
            <w:r>
              <w:rPr>
                <w:rFonts w:ascii="Arial" w:eastAsia="Arial" w:hAnsi="Arial" w:cs="Arial"/>
                <w:color w:val="000000"/>
                <w:sz w:val="16"/>
                <w:szCs w:val="16"/>
                <w:highlight w:val="yellow"/>
              </w:rPr>
              <w:t>[Fill in dollar amount]</w:t>
            </w:r>
          </w:p>
          <w:p w14:paraId="0000007B" w14:textId="65FA27EB"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The greater of $</w:t>
            </w:r>
            <w:r>
              <w:rPr>
                <w:rFonts w:ascii="Arial" w:eastAsia="Arial" w:hAnsi="Arial" w:cs="Arial"/>
                <w:color w:val="000000"/>
                <w:sz w:val="16"/>
                <w:szCs w:val="16"/>
                <w:highlight w:val="yellow"/>
              </w:rPr>
              <w:t>[fill in dollar amount]</w:t>
            </w:r>
            <w:r>
              <w:rPr>
                <w:rFonts w:ascii="Arial" w:eastAsia="Arial" w:hAnsi="Arial" w:cs="Arial"/>
                <w:color w:val="000000"/>
                <w:sz w:val="16"/>
                <w:szCs w:val="16"/>
              </w:rPr>
              <w:t xml:space="preserve"> or </w:t>
            </w:r>
            <w:r>
              <w:rPr>
                <w:rFonts w:ascii="Arial" w:eastAsia="Arial" w:hAnsi="Arial" w:cs="Arial"/>
                <w:color w:val="000000"/>
                <w:sz w:val="16"/>
                <w:szCs w:val="16"/>
                <w:highlight w:val="yellow"/>
              </w:rPr>
              <w:t>[fill in a number]</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tc>
      </w:tr>
      <w:tr w:rsidR="00490584" w14:paraId="2655FF4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C"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Increased Claims</w:t>
            </w:r>
          </w:p>
          <w:p w14:paraId="0000007D"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Specific claims covered by the Increased Cap Amount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02BF226" w14:textId="0E5CFA3B" w:rsidR="00E44876" w:rsidRDefault="00E44876" w:rsidP="00E44876">
            <w:pPr>
              <w:spacing w:line="276" w:lineRule="auto"/>
              <w:ind w:left="510" w:hanging="510"/>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no Increased Claims are included, delete the entire row and the row for Increased Cap Amount. If including Increased Claims, select those that apply and customize, and delete the others.]</w:t>
            </w:r>
          </w:p>
          <w:p w14:paraId="62AADEA3" w14:textId="77777777" w:rsidR="00E44876" w:rsidRDefault="00E44876">
            <w:pPr>
              <w:spacing w:line="276" w:lineRule="auto"/>
              <w:ind w:left="519" w:hanging="519"/>
              <w:rPr>
                <w:rFonts w:ascii="Arial" w:eastAsia="Arial" w:hAnsi="Arial" w:cs="Arial"/>
                <w:color w:val="000000"/>
                <w:sz w:val="16"/>
                <w:szCs w:val="16"/>
              </w:rPr>
            </w:pPr>
          </w:p>
          <w:p w14:paraId="0000007E" w14:textId="7C80578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 xml:space="preserve">Breach of Section </w:t>
            </w:r>
            <w:r w:rsidR="00DC4BCE">
              <w:rPr>
                <w:rFonts w:ascii="Arial" w:eastAsia="Arial" w:hAnsi="Arial" w:cs="Arial"/>
                <w:color w:val="000000"/>
                <w:sz w:val="16"/>
                <w:szCs w:val="16"/>
              </w:rPr>
              <w:t>3</w:t>
            </w:r>
            <w:r>
              <w:rPr>
                <w:rFonts w:ascii="Arial" w:eastAsia="Arial" w:hAnsi="Arial" w:cs="Arial"/>
                <w:color w:val="000000"/>
                <w:sz w:val="16"/>
                <w:szCs w:val="16"/>
              </w:rPr>
              <w:t xml:space="preserve"> (Privacy &amp; Security)</w:t>
            </w:r>
          </w:p>
          <w:p w14:paraId="0000007F" w14:textId="3B855AA6" w:rsidR="00490584" w:rsidRDefault="00000000">
            <w:pPr>
              <w:tabs>
                <w:tab w:val="left" w:pos="519"/>
              </w:tabs>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Breach of Section 1</w:t>
            </w:r>
            <w:r w:rsidR="00DC4BCE">
              <w:rPr>
                <w:rFonts w:ascii="Arial" w:eastAsia="Arial" w:hAnsi="Arial" w:cs="Arial"/>
                <w:color w:val="000000"/>
                <w:sz w:val="16"/>
                <w:szCs w:val="16"/>
              </w:rPr>
              <w:t>0</w:t>
            </w:r>
            <w:r>
              <w:rPr>
                <w:rFonts w:ascii="Arial" w:eastAsia="Arial" w:hAnsi="Arial" w:cs="Arial"/>
                <w:color w:val="000000"/>
                <w:sz w:val="16"/>
                <w:szCs w:val="16"/>
              </w:rPr>
              <w:t xml:space="preserve"> (Confidentiality) (however, excluding any data or security breaches)</w:t>
            </w:r>
          </w:p>
          <w:p w14:paraId="00000080" w14:textId="77777777"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An Indemnifying Party’s indemnification obligation</w:t>
            </w:r>
          </w:p>
          <w:p w14:paraId="00000081" w14:textId="6404B615"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sidR="00DC4BCE">
              <w:rPr>
                <w:rFonts w:ascii="Arial" w:eastAsia="Arial" w:hAnsi="Arial" w:cs="Arial"/>
                <w:color w:val="000000"/>
                <w:sz w:val="16"/>
                <w:szCs w:val="16"/>
              </w:rPr>
              <w:t>3</w:t>
            </w:r>
            <w:r>
              <w:rPr>
                <w:rFonts w:ascii="Arial" w:eastAsia="Arial" w:hAnsi="Arial" w:cs="Arial"/>
                <w:color w:val="000000"/>
                <w:sz w:val="16"/>
                <w:szCs w:val="16"/>
              </w:rPr>
              <w:t xml:space="preserve"> (Privacy &amp; Security) resulting from gross negligence or willful misconduct</w:t>
            </w:r>
          </w:p>
          <w:p w14:paraId="00000082" w14:textId="1C2412E8"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Breach of Section 1</w:t>
            </w:r>
            <w:r w:rsidR="00DC4BCE">
              <w:rPr>
                <w:rFonts w:ascii="Arial" w:eastAsia="Arial" w:hAnsi="Arial" w:cs="Arial"/>
                <w:color w:val="000000"/>
                <w:sz w:val="16"/>
                <w:szCs w:val="16"/>
              </w:rPr>
              <w:t>0</w:t>
            </w:r>
            <w:r>
              <w:rPr>
                <w:rFonts w:ascii="Arial" w:eastAsia="Arial" w:hAnsi="Arial" w:cs="Arial"/>
                <w:color w:val="000000"/>
                <w:sz w:val="16"/>
                <w:szCs w:val="16"/>
              </w:rPr>
              <w:t xml:space="preserve"> (Confidentiality) resulting from gross negligence or willful misconduct (however, excluding any data or security breaches)</w:t>
            </w:r>
          </w:p>
          <w:p w14:paraId="00000083"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[fill in]</w:t>
            </w:r>
          </w:p>
        </w:tc>
      </w:tr>
      <w:tr w:rsidR="00490584" w14:paraId="4C2FAD59"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84"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lastRenderedPageBreak/>
              <w:t>Increased Cap Amount</w:t>
            </w:r>
          </w:p>
          <w:p w14:paraId="00000085"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 xml:space="preserve">Higher limitation of liability amount for Increased Claims, often called a </w:t>
            </w:r>
            <w:proofErr w:type="spellStart"/>
            <w:r>
              <w:rPr>
                <w:rFonts w:ascii="Arial" w:eastAsia="Arial" w:hAnsi="Arial" w:cs="Arial"/>
                <w:b/>
                <w:color w:val="8C8D8E"/>
                <w:sz w:val="14"/>
                <w:szCs w:val="14"/>
              </w:rPr>
              <w:t>supercap</w:t>
            </w:r>
            <w:proofErr w:type="spellEnd"/>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541DA80" w14:textId="5C0CA3D5" w:rsidR="00E44876" w:rsidRDefault="00E44876" w:rsidP="00E44876">
            <w:pPr>
              <w:spacing w:line="276" w:lineRule="auto"/>
              <w:ind w:left="510" w:hanging="510"/>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no Increased Claims are included, delete the entire row. If Increased Claims are included above, select one and customize and delete the others.]</w:t>
            </w:r>
          </w:p>
          <w:p w14:paraId="7519AE55" w14:textId="77777777" w:rsidR="00E44876" w:rsidRDefault="00E44876">
            <w:pPr>
              <w:spacing w:line="276" w:lineRule="auto"/>
              <w:ind w:left="519" w:hanging="519"/>
              <w:rPr>
                <w:rFonts w:ascii="Arial" w:eastAsia="Arial" w:hAnsi="Arial" w:cs="Arial"/>
                <w:color w:val="000000"/>
                <w:sz w:val="16"/>
                <w:szCs w:val="16"/>
              </w:rPr>
            </w:pPr>
          </w:p>
          <w:p w14:paraId="00000086" w14:textId="01CFAB96"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[Fill in a number other than 1]</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p w14:paraId="00000087"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t>
            </w:r>
            <w:r>
              <w:rPr>
                <w:rFonts w:ascii="Arial" w:eastAsia="Arial" w:hAnsi="Arial" w:cs="Arial"/>
                <w:color w:val="000000"/>
                <w:sz w:val="16"/>
                <w:szCs w:val="16"/>
                <w:highlight w:val="yellow"/>
              </w:rPr>
              <w:t>[Fill in dollar amount]</w:t>
            </w:r>
          </w:p>
          <w:p w14:paraId="00000088" w14:textId="0060795C" w:rsidR="00490584" w:rsidRDefault="00000000">
            <w:pPr>
              <w:tabs>
                <w:tab w:val="left" w:pos="519"/>
              </w:tabs>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The greater of $</w:t>
            </w:r>
            <w:r>
              <w:rPr>
                <w:rFonts w:ascii="Arial" w:eastAsia="Arial" w:hAnsi="Arial" w:cs="Arial"/>
                <w:color w:val="000000"/>
                <w:sz w:val="16"/>
                <w:szCs w:val="16"/>
                <w:highlight w:val="yellow"/>
              </w:rPr>
              <w:t>[fill in dollar amount]</w:t>
            </w:r>
            <w:r>
              <w:rPr>
                <w:rFonts w:ascii="Arial" w:eastAsia="Arial" w:hAnsi="Arial" w:cs="Arial"/>
                <w:color w:val="000000"/>
                <w:sz w:val="16"/>
                <w:szCs w:val="16"/>
              </w:rPr>
              <w:t xml:space="preserve"> or </w:t>
            </w:r>
            <w:r>
              <w:rPr>
                <w:rFonts w:ascii="Arial" w:eastAsia="Arial" w:hAnsi="Arial" w:cs="Arial"/>
                <w:color w:val="000000"/>
                <w:sz w:val="16"/>
                <w:szCs w:val="16"/>
                <w:highlight w:val="yellow"/>
              </w:rPr>
              <w:t>[fill in a number]</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tc>
      </w:tr>
      <w:tr w:rsidR="00490584" w14:paraId="5C1A05A6"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89"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Unlimited Claims</w:t>
            </w:r>
          </w:p>
          <w:p w14:paraId="0000008A"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Claims excluded from any limitation of liability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347D3A4" w14:textId="138F667F" w:rsidR="00E44876" w:rsidRDefault="00E44876" w:rsidP="00E44876">
            <w:pPr>
              <w:spacing w:line="276" w:lineRule="auto"/>
              <w:ind w:left="510" w:hanging="510"/>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no Unlimited Claims are included, delete the entire row. If including Unlimited Claims, select those that apply and customize, and delete the others.]</w:t>
            </w:r>
          </w:p>
          <w:p w14:paraId="3DCF42F0" w14:textId="77777777" w:rsidR="00E44876" w:rsidRDefault="00E44876">
            <w:pPr>
              <w:spacing w:line="276" w:lineRule="auto"/>
              <w:ind w:left="519" w:hanging="519"/>
              <w:rPr>
                <w:rFonts w:ascii="Arial" w:eastAsia="Arial" w:hAnsi="Arial" w:cs="Arial"/>
                <w:color w:val="000000"/>
                <w:sz w:val="16"/>
                <w:szCs w:val="16"/>
              </w:rPr>
            </w:pPr>
          </w:p>
          <w:p w14:paraId="0000008B" w14:textId="5774FB08"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An Indemnifying Party’s indemnification obligation</w:t>
            </w:r>
          </w:p>
          <w:p w14:paraId="0000008C" w14:textId="410A33EB"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sidR="00DC4BCE">
              <w:rPr>
                <w:rFonts w:ascii="Arial" w:eastAsia="Arial" w:hAnsi="Arial" w:cs="Arial"/>
                <w:color w:val="000000"/>
                <w:sz w:val="16"/>
                <w:szCs w:val="16"/>
              </w:rPr>
              <w:t>3</w:t>
            </w:r>
            <w:r>
              <w:rPr>
                <w:rFonts w:ascii="Arial" w:eastAsia="Arial" w:hAnsi="Arial" w:cs="Arial"/>
                <w:color w:val="000000"/>
                <w:sz w:val="16"/>
                <w:szCs w:val="16"/>
              </w:rPr>
              <w:t xml:space="preserve"> (Privacy &amp; Security) resulting from gross negligence or willful misconduct</w:t>
            </w:r>
          </w:p>
          <w:p w14:paraId="0000008D" w14:textId="4D1978F4"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sidR="00DC4BCE">
              <w:rPr>
                <w:rFonts w:ascii="Arial" w:eastAsia="Arial" w:hAnsi="Arial" w:cs="Arial"/>
                <w:color w:val="000000"/>
                <w:sz w:val="16"/>
                <w:szCs w:val="16"/>
              </w:rPr>
              <w:t>10</w:t>
            </w:r>
            <w:r>
              <w:rPr>
                <w:rFonts w:ascii="Arial" w:eastAsia="Arial" w:hAnsi="Arial" w:cs="Arial"/>
                <w:color w:val="000000"/>
                <w:sz w:val="16"/>
                <w:szCs w:val="16"/>
              </w:rPr>
              <w:t xml:space="preserve"> (Confidentiality) resulting from gross negligence or willful misconduct (however, excluding any data or security breaches)</w:t>
            </w:r>
          </w:p>
          <w:p w14:paraId="0000008E" w14:textId="44BF47A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sidR="00DC4BCE">
              <w:rPr>
                <w:rFonts w:ascii="Arial" w:eastAsia="Arial" w:hAnsi="Arial" w:cs="Arial"/>
                <w:color w:val="000000"/>
                <w:sz w:val="16"/>
                <w:szCs w:val="16"/>
              </w:rPr>
              <w:t>3</w:t>
            </w:r>
            <w:r>
              <w:rPr>
                <w:rFonts w:ascii="Arial" w:eastAsia="Arial" w:hAnsi="Arial" w:cs="Arial"/>
                <w:color w:val="000000"/>
                <w:sz w:val="16"/>
                <w:szCs w:val="16"/>
              </w:rPr>
              <w:t xml:space="preserve"> (Privacy &amp; Security)</w:t>
            </w:r>
          </w:p>
          <w:p w14:paraId="0000008F" w14:textId="300CDE5E"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Breach of Section 1</w:t>
            </w:r>
            <w:r w:rsidR="00DC4BCE">
              <w:rPr>
                <w:rFonts w:ascii="Arial" w:eastAsia="Arial" w:hAnsi="Arial" w:cs="Arial"/>
                <w:color w:val="000000"/>
                <w:sz w:val="16"/>
                <w:szCs w:val="16"/>
              </w:rPr>
              <w:t>0</w:t>
            </w:r>
            <w:r>
              <w:rPr>
                <w:rFonts w:ascii="Arial" w:eastAsia="Arial" w:hAnsi="Arial" w:cs="Arial"/>
                <w:color w:val="000000"/>
                <w:sz w:val="16"/>
                <w:szCs w:val="16"/>
              </w:rPr>
              <w:t xml:space="preserve"> (Confidentiality) (however, excluding any data or security breaches)</w:t>
            </w:r>
          </w:p>
          <w:p w14:paraId="00000090" w14:textId="77777777"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[fill in]</w:t>
            </w:r>
          </w:p>
        </w:tc>
      </w:tr>
      <w:tr w:rsidR="00631FBD" w14:paraId="545CCD47"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B649B89" w14:textId="684E800A" w:rsidR="00631FBD" w:rsidRDefault="00631FBD" w:rsidP="00631FBD">
            <w:pPr>
              <w:spacing w:line="276" w:lineRule="auto"/>
              <w:rPr>
                <w:rFonts w:ascii="Arial" w:eastAsia="Arial" w:hAnsi="Arial" w:cs="Arial"/>
                <w:b/>
                <w:sz w:val="18"/>
                <w:szCs w:val="18"/>
              </w:rPr>
            </w:pPr>
            <w:r>
              <w:rPr>
                <w:rFonts w:ascii="Arial" w:eastAsia="Arial" w:hAnsi="Arial" w:cs="Arial"/>
                <w:b/>
                <w:sz w:val="18"/>
                <w:szCs w:val="18"/>
              </w:rPr>
              <w:t>Additional Warranties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8270402" w14:textId="0D7F2ABD" w:rsidR="00E44876" w:rsidRDefault="00E44876" w:rsidP="00E44876">
            <w:pPr>
              <w:spacing w:line="276" w:lineRule="auto"/>
              <w:ind w:left="510" w:hanging="510"/>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no Additional Warranties are included, delete the entire row. If including Additional Warranties, select one or both and customize.]</w:t>
            </w:r>
          </w:p>
          <w:p w14:paraId="6ECA763D" w14:textId="77777777" w:rsidR="00E44876" w:rsidRDefault="00E44876" w:rsidP="00631FBD">
            <w:pPr>
              <w:spacing w:line="276" w:lineRule="auto"/>
              <w:ind w:left="519" w:hanging="519"/>
              <w:rPr>
                <w:rFonts w:ascii="Arial" w:eastAsia="Arial" w:hAnsi="Arial" w:cs="Arial"/>
                <w:color w:val="000000"/>
                <w:sz w:val="16"/>
                <w:szCs w:val="16"/>
              </w:rPr>
            </w:pPr>
          </w:p>
          <w:p w14:paraId="2692EA2F" w14:textId="2E78E3DE" w:rsidR="00631FBD" w:rsidRDefault="00631FBD" w:rsidP="00631FBD">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By </w:t>
            </w:r>
            <w:r>
              <w:rPr>
                <w:rFonts w:ascii="Arial" w:eastAsia="Arial" w:hAnsi="Arial" w:cs="Arial"/>
                <w:b/>
                <w:color w:val="000000"/>
                <w:sz w:val="16"/>
                <w:szCs w:val="16"/>
              </w:rPr>
              <w:t>Provider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[fill in]</w:t>
            </w:r>
          </w:p>
          <w:p w14:paraId="6D2ECBC9" w14:textId="77777777" w:rsidR="00631FBD" w:rsidRDefault="00631FBD" w:rsidP="00631FBD">
            <w:pPr>
              <w:spacing w:line="276" w:lineRule="auto"/>
              <w:ind w:left="519" w:hanging="519"/>
              <w:rPr>
                <w:rFonts w:ascii="Arial" w:eastAsia="Arial" w:hAnsi="Arial" w:cs="Arial"/>
                <w:color w:val="000000"/>
                <w:sz w:val="16"/>
                <w:szCs w:val="16"/>
              </w:rPr>
            </w:pPr>
          </w:p>
          <w:p w14:paraId="7DAF97BB" w14:textId="374CDF7F" w:rsidR="00631FBD" w:rsidRDefault="00631FBD" w:rsidP="00631FBD">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By </w:t>
            </w:r>
            <w:r>
              <w:rPr>
                <w:rFonts w:ascii="Arial" w:eastAsia="Arial" w:hAnsi="Arial" w:cs="Arial"/>
                <w:b/>
                <w:color w:val="000000"/>
                <w:sz w:val="16"/>
                <w:szCs w:val="16"/>
              </w:rPr>
              <w:t>Customer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[fill in]</w:t>
            </w:r>
          </w:p>
        </w:tc>
      </w:tr>
      <w:tr w:rsidR="00631FBD" w14:paraId="4A81F163"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1CDE0C37" w14:textId="77777777" w:rsidR="00631FBD" w:rsidRDefault="00631FBD" w:rsidP="00631FBD">
            <w:pPr>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t>Attachments</w:t>
            </w:r>
            <w:r w:rsidR="001F6623">
              <w:rPr>
                <w:rFonts w:ascii="Arial" w:eastAsia="Arial" w:hAnsi="Arial" w:cs="Arial"/>
                <w:b/>
                <w:color w:val="8C8D8E"/>
                <w:sz w:val="18"/>
                <w:szCs w:val="18"/>
              </w:rPr>
              <w:t xml:space="preserve">, </w:t>
            </w:r>
            <w:r>
              <w:rPr>
                <w:rFonts w:ascii="Arial" w:eastAsia="Arial" w:hAnsi="Arial" w:cs="Arial"/>
                <w:b/>
                <w:color w:val="8C8D8E"/>
                <w:sz w:val="18"/>
                <w:szCs w:val="18"/>
              </w:rPr>
              <w:t>Supplements</w:t>
            </w:r>
            <w:r w:rsidR="001F6623">
              <w:rPr>
                <w:rFonts w:ascii="Arial" w:eastAsia="Arial" w:hAnsi="Arial" w:cs="Arial"/>
                <w:b/>
                <w:color w:val="8C8D8E"/>
                <w:sz w:val="18"/>
                <w:szCs w:val="18"/>
              </w:rPr>
              <w:t xml:space="preserve"> &amp; Modifications</w:t>
            </w:r>
          </w:p>
          <w:p w14:paraId="000000A1" w14:textId="1F342750" w:rsidR="00E44876" w:rsidRDefault="00E44876" w:rsidP="00631FBD">
            <w:pPr>
              <w:spacing w:line="276" w:lineRule="auto"/>
              <w:ind w:hanging="120"/>
              <w:rPr>
                <w:rFonts w:ascii="Arial" w:eastAsia="Arial" w:hAnsi="Arial" w:cs="Arial"/>
                <w:b/>
                <w:color w:val="8C8D8E"/>
                <w:sz w:val="18"/>
                <w:szCs w:val="18"/>
              </w:rPr>
            </w:pPr>
            <w:r>
              <w:rPr>
                <w:rFonts w:ascii="Arial" w:eastAsia="Arial" w:hAnsi="Arial" w:cs="Arial"/>
                <w:i/>
                <w:color w:val="000000"/>
                <w:sz w:val="16"/>
                <w:szCs w:val="16"/>
                <w:highlight w:val="lightGray"/>
              </w:rPr>
              <w:t>[Drafting note: All fields in Attachments, Supplements &amp; Modifications are optional. Delete any rows below that do not apply.]</w:t>
            </w:r>
          </w:p>
        </w:tc>
      </w:tr>
      <w:tr w:rsidR="00631FBD" w14:paraId="761650B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A3" w14:textId="77777777" w:rsidR="00631FBD" w:rsidRDefault="00631FBD" w:rsidP="00631FBD">
            <w:pPr>
              <w:spacing w:line="276" w:lineRule="auto"/>
              <w:rPr>
                <w:rFonts w:ascii="Arial" w:eastAsia="Arial" w:hAnsi="Arial" w:cs="Arial"/>
                <w:b/>
                <w:sz w:val="18"/>
                <w:szCs w:val="18"/>
              </w:rPr>
            </w:pPr>
            <w:r>
              <w:rPr>
                <w:rFonts w:ascii="Arial" w:eastAsia="Arial" w:hAnsi="Arial" w:cs="Arial"/>
                <w:b/>
                <w:sz w:val="18"/>
                <w:szCs w:val="18"/>
              </w:rPr>
              <w:t>DPA</w:t>
            </w:r>
          </w:p>
          <w:p w14:paraId="000000A4" w14:textId="77777777" w:rsidR="00631FBD" w:rsidRDefault="00631FBD" w:rsidP="00631FBD">
            <w:pPr>
              <w:spacing w:line="276" w:lineRule="auto"/>
              <w:rPr>
                <w:rFonts w:ascii="Arial" w:eastAsia="Arial" w:hAnsi="Arial" w:cs="Arial"/>
                <w:b/>
                <w:sz w:val="18"/>
                <w:szCs w:val="18"/>
              </w:rPr>
            </w:pPr>
            <w:r>
              <w:rPr>
                <w:rFonts w:ascii="Arial" w:eastAsia="Arial" w:hAnsi="Arial" w:cs="Arial"/>
                <w:b/>
                <w:color w:val="8C8D8E"/>
                <w:sz w:val="14"/>
                <w:szCs w:val="14"/>
              </w:rPr>
              <w:t>Data Processing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A5" w14:textId="77777777" w:rsidR="00631FBD" w:rsidRDefault="00631FBD" w:rsidP="00631FBD">
            <w:pPr>
              <w:tabs>
                <w:tab w:val="left" w:pos="519"/>
              </w:tabs>
              <w:spacing w:line="276" w:lineRule="auto"/>
              <w:rPr>
                <w:rFonts w:ascii="Arial" w:eastAsia="Arial" w:hAnsi="Arial" w:cs="Arial"/>
                <w:sz w:val="16"/>
                <w:szCs w:val="16"/>
              </w:rPr>
            </w:pPr>
            <w:r>
              <w:rPr>
                <w:rFonts w:ascii="Arial" w:eastAsia="Arial" w:hAnsi="Arial" w:cs="Arial"/>
                <w:sz w:val="16"/>
                <w:szCs w:val="16"/>
                <w:highlight w:val="yellow"/>
              </w:rPr>
              <w:t>[Attach or describe where to find.]</w:t>
            </w:r>
          </w:p>
        </w:tc>
      </w:tr>
      <w:tr w:rsidR="00631FBD" w14:paraId="3629853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A6" w14:textId="77777777" w:rsidR="00631FBD" w:rsidRDefault="00631FBD" w:rsidP="00631FBD">
            <w:pPr>
              <w:keepNext/>
              <w:keepLines/>
              <w:spacing w:line="276" w:lineRule="auto"/>
              <w:rPr>
                <w:rFonts w:ascii="Arial" w:eastAsia="Arial" w:hAnsi="Arial" w:cs="Arial"/>
                <w:b/>
                <w:sz w:val="18"/>
                <w:szCs w:val="18"/>
              </w:rPr>
            </w:pPr>
            <w:r>
              <w:rPr>
                <w:rFonts w:ascii="Arial" w:eastAsia="Arial" w:hAnsi="Arial" w:cs="Arial"/>
                <w:b/>
                <w:sz w:val="18"/>
                <w:szCs w:val="18"/>
              </w:rPr>
              <w:lastRenderedPageBreak/>
              <w:t>Security Policy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F0221AE" w14:textId="1F31BC85" w:rsidR="00E44876" w:rsidRDefault="00E44876" w:rsidP="00E44876">
            <w:pPr>
              <w:keepNext/>
              <w:keepLine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highlight w:val="lightGray"/>
              </w:rPr>
              <w:t xml:space="preserve">[Drafting note: Select those that apply and </w:t>
            </w:r>
            <w:proofErr w:type="gramStart"/>
            <w:r>
              <w:rPr>
                <w:rFonts w:ascii="Arial" w:eastAsia="Arial" w:hAnsi="Arial" w:cs="Arial"/>
                <w:i/>
                <w:color w:val="000000"/>
                <w:sz w:val="16"/>
                <w:szCs w:val="16"/>
                <w:highlight w:val="lightGray"/>
              </w:rPr>
              <w:t>customize, and</w:t>
            </w:r>
            <w:proofErr w:type="gramEnd"/>
            <w:r>
              <w:rPr>
                <w:rFonts w:ascii="Arial" w:eastAsia="Arial" w:hAnsi="Arial" w:cs="Arial"/>
                <w:i/>
                <w:color w:val="000000"/>
                <w:sz w:val="16"/>
                <w:szCs w:val="16"/>
                <w:highlight w:val="lightGray"/>
              </w:rPr>
              <w:t xml:space="preserve"> delete the rest.]</w:t>
            </w:r>
          </w:p>
          <w:p w14:paraId="08256E38" w14:textId="77777777" w:rsidR="00E44876" w:rsidRDefault="00E44876" w:rsidP="00631FBD">
            <w:pPr>
              <w:keepNext/>
              <w:keepLines/>
              <w:spacing w:line="276" w:lineRule="auto"/>
              <w:ind w:left="519" w:hanging="519"/>
              <w:rPr>
                <w:rFonts w:ascii="Arial" w:eastAsia="Arial" w:hAnsi="Arial" w:cs="Arial"/>
                <w:color w:val="000000"/>
                <w:sz w:val="16"/>
                <w:szCs w:val="16"/>
              </w:rPr>
            </w:pPr>
          </w:p>
          <w:p w14:paraId="000000A7" w14:textId="0842DD03" w:rsidR="00631FBD" w:rsidRDefault="00631FBD" w:rsidP="00631FBD">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Provider will use commercially reasonable efforts to secure the Cloud Service from unauthorized access, alteration, or use and other unlawful tampering.</w:t>
            </w:r>
          </w:p>
          <w:p w14:paraId="000000A8" w14:textId="27B228B3" w:rsidR="00631FBD" w:rsidRDefault="00631FBD" w:rsidP="00631FBD">
            <w:pPr>
              <w:keepNext/>
              <w:keepLines/>
              <w:tabs>
                <w:tab w:val="left" w:pos="519"/>
              </w:tabs>
              <w:spacing w:line="276" w:lineRule="auto"/>
              <w:rPr>
                <w:rFonts w:ascii="Arial" w:eastAsia="Arial" w:hAnsi="Arial" w:cs="Arial"/>
                <w:sz w:val="16"/>
                <w:szCs w:val="16"/>
                <w:highlight w:val="yellow"/>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Provider will comply with the Security Policy available at </w:t>
            </w:r>
            <w:r>
              <w:rPr>
                <w:rFonts w:ascii="Arial" w:eastAsia="Arial" w:hAnsi="Arial" w:cs="Arial"/>
                <w:color w:val="000000"/>
                <w:sz w:val="16"/>
                <w:szCs w:val="16"/>
                <w:highlight w:val="yellow"/>
              </w:rPr>
              <w:t>[describe where to find]</w:t>
            </w:r>
            <w:r w:rsidRPr="00DE35EB">
              <w:rPr>
                <w:rFonts w:ascii="Arial" w:eastAsia="Arial" w:hAnsi="Arial" w:cs="Arial"/>
                <w:color w:val="000000"/>
                <w:sz w:val="16"/>
                <w:szCs w:val="16"/>
              </w:rPr>
              <w:t>.</w:t>
            </w:r>
          </w:p>
          <w:p w14:paraId="000000A9" w14:textId="77777777" w:rsidR="00631FBD" w:rsidRDefault="00631FBD" w:rsidP="00631FBD">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Provider will maintain annually updated reports or annual certifications of compliance with the following:</w:t>
            </w:r>
          </w:p>
          <w:tbl>
            <w:tblPr>
              <w:tblStyle w:val="ab"/>
              <w:tblW w:w="5891"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2925"/>
              <w:gridCol w:w="2966"/>
            </w:tblGrid>
            <w:tr w:rsidR="00631FBD" w14:paraId="51241A1B" w14:textId="77777777">
              <w:tc>
                <w:tcPr>
                  <w:tcW w:w="2925" w:type="dxa"/>
                </w:tcPr>
                <w:p w14:paraId="000000AA" w14:textId="77777777" w:rsidR="00631FBD" w:rsidRDefault="00631FBD" w:rsidP="00631FBD">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ISO 27001</w:t>
                  </w:r>
                </w:p>
              </w:tc>
              <w:tc>
                <w:tcPr>
                  <w:tcW w:w="2966" w:type="dxa"/>
                </w:tcPr>
                <w:p w14:paraId="000000AB"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Penetration testing</w:t>
                  </w:r>
                </w:p>
              </w:tc>
            </w:tr>
            <w:tr w:rsidR="00631FBD" w14:paraId="710A6788" w14:textId="77777777">
              <w:tc>
                <w:tcPr>
                  <w:tcW w:w="2925" w:type="dxa"/>
                </w:tcPr>
                <w:p w14:paraId="000000AC" w14:textId="77777777" w:rsidR="00631FBD" w:rsidRDefault="00631FBD" w:rsidP="00631FBD">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SOC 2 Type I</w:t>
                  </w:r>
                </w:p>
              </w:tc>
              <w:tc>
                <w:tcPr>
                  <w:tcW w:w="2966" w:type="dxa"/>
                </w:tcPr>
                <w:p w14:paraId="000000AD"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PCI Level 1</w:t>
                  </w:r>
                </w:p>
              </w:tc>
            </w:tr>
            <w:tr w:rsidR="00631FBD" w14:paraId="3732B18F" w14:textId="77777777">
              <w:tc>
                <w:tcPr>
                  <w:tcW w:w="2925" w:type="dxa"/>
                </w:tcPr>
                <w:p w14:paraId="000000AE" w14:textId="77777777" w:rsidR="00631FBD" w:rsidRDefault="00631FBD" w:rsidP="00631FBD">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SOC 2 Type II</w:t>
                  </w:r>
                </w:p>
              </w:tc>
              <w:tc>
                <w:tcPr>
                  <w:tcW w:w="2966" w:type="dxa"/>
                </w:tcPr>
                <w:p w14:paraId="000000AF"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PCI Level 2</w:t>
                  </w:r>
                </w:p>
              </w:tc>
            </w:tr>
            <w:tr w:rsidR="00631FBD" w14:paraId="7F2440F5" w14:textId="77777777">
              <w:tc>
                <w:tcPr>
                  <w:tcW w:w="2925" w:type="dxa"/>
                </w:tcPr>
                <w:p w14:paraId="000000B0" w14:textId="65947F0B" w:rsidR="00631FBD" w:rsidRDefault="00631FBD" w:rsidP="00631FBD">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HITRUST</w:t>
                  </w:r>
                </w:p>
              </w:tc>
              <w:tc>
                <w:tcPr>
                  <w:tcW w:w="2966" w:type="dxa"/>
                </w:tcPr>
                <w:p w14:paraId="000000B1"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FedRAMP Authorized</w:t>
                  </w:r>
                </w:p>
              </w:tc>
            </w:tr>
            <w:tr w:rsidR="00631FBD" w14:paraId="2CDD0585" w14:textId="77777777">
              <w:tc>
                <w:tcPr>
                  <w:tcW w:w="5891" w:type="dxa"/>
                  <w:gridSpan w:val="2"/>
                </w:tcPr>
                <w:p w14:paraId="000000B2"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[fill in]</w:t>
                  </w:r>
                </w:p>
              </w:tc>
            </w:tr>
          </w:tbl>
          <w:p w14:paraId="000000B4" w14:textId="77777777" w:rsidR="00631FBD" w:rsidRDefault="00631FBD" w:rsidP="00631FBD">
            <w:pPr>
              <w:keepNext/>
              <w:keepLines/>
              <w:tabs>
                <w:tab w:val="left" w:pos="519"/>
              </w:tabs>
              <w:spacing w:line="276" w:lineRule="auto"/>
              <w:ind w:left="519"/>
              <w:rPr>
                <w:rFonts w:ascii="Arial" w:eastAsia="Arial" w:hAnsi="Arial" w:cs="Arial"/>
                <w:color w:val="000000"/>
                <w:sz w:val="16"/>
                <w:szCs w:val="16"/>
              </w:rPr>
            </w:pPr>
          </w:p>
        </w:tc>
      </w:tr>
      <w:tr w:rsidR="003C6F55" w14:paraId="6F13715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AE2CAF6" w14:textId="66C58856" w:rsidR="003C6F55" w:rsidRDefault="003C6F55" w:rsidP="003C6F55">
            <w:pPr>
              <w:keepNext/>
              <w:keepLines/>
              <w:spacing w:line="276" w:lineRule="auto"/>
              <w:rPr>
                <w:rFonts w:ascii="Arial" w:eastAsia="Arial" w:hAnsi="Arial" w:cs="Arial"/>
                <w:b/>
                <w:sz w:val="18"/>
                <w:szCs w:val="18"/>
              </w:rPr>
            </w:pPr>
            <w:r>
              <w:rPr>
                <w:rFonts w:ascii="Arial" w:eastAsia="Arial" w:hAnsi="Arial" w:cs="Arial"/>
                <w:b/>
                <w:sz w:val="18"/>
                <w:szCs w:val="18"/>
              </w:rPr>
              <w:t>Insurance Minimums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30C2801" w14:textId="7D497AF4" w:rsidR="003C6F55" w:rsidRDefault="003C6F55" w:rsidP="003C6F55">
            <w:pPr>
              <w:keepNext/>
              <w:keepLines/>
              <w:spacing w:line="276" w:lineRule="auto"/>
              <w:rPr>
                <w:rFonts w:ascii="Arial" w:eastAsia="Arial" w:hAnsi="Arial" w:cs="Arial"/>
                <w:sz w:val="16"/>
                <w:szCs w:val="16"/>
              </w:rPr>
            </w:pPr>
            <w:r w:rsidRPr="00631FBD">
              <w:rPr>
                <w:rFonts w:ascii="Arial" w:eastAsia="Arial" w:hAnsi="Arial" w:cs="Arial"/>
                <w:sz w:val="16"/>
                <w:szCs w:val="16"/>
              </w:rPr>
              <w:t xml:space="preserve">During the </w:t>
            </w:r>
            <w:r w:rsidRPr="00631FBD">
              <w:rPr>
                <w:rFonts w:ascii="Arial" w:eastAsia="Arial" w:hAnsi="Arial" w:cs="Arial"/>
                <w:b/>
                <w:sz w:val="16"/>
                <w:szCs w:val="16"/>
              </w:rPr>
              <w:t>Subscription Period</w:t>
            </w:r>
            <w:r w:rsidRPr="00631FBD">
              <w:t xml:space="preserve"> </w:t>
            </w:r>
            <w:r w:rsidRPr="00631FBD">
              <w:rPr>
                <w:rFonts w:ascii="Arial" w:eastAsia="Arial" w:hAnsi="Arial" w:cs="Arial"/>
                <w:sz w:val="16"/>
                <w:szCs w:val="16"/>
              </w:rPr>
              <w:t xml:space="preserve">and for six months after, </w:t>
            </w:r>
            <w:r w:rsidRPr="00631FBD">
              <w:rPr>
                <w:rFonts w:ascii="Arial" w:eastAsia="Arial" w:hAnsi="Arial" w:cs="Arial"/>
                <w:b/>
                <w:sz w:val="16"/>
                <w:szCs w:val="16"/>
              </w:rPr>
              <w:t>Provider</w:t>
            </w:r>
            <w:r w:rsidRPr="00631FBD">
              <w:rPr>
                <w:rFonts w:ascii="Arial" w:eastAsia="Arial" w:hAnsi="Arial" w:cs="Arial"/>
                <w:sz w:val="16"/>
                <w:szCs w:val="16"/>
              </w:rPr>
              <w:t xml:space="preserve"> will carry commercial insurance policies with coverage limits that meet the </w:t>
            </w:r>
            <w:r w:rsidRPr="00631FBD">
              <w:rPr>
                <w:rFonts w:ascii="Arial" w:eastAsia="Arial" w:hAnsi="Arial" w:cs="Arial"/>
                <w:b/>
                <w:sz w:val="16"/>
                <w:szCs w:val="16"/>
              </w:rPr>
              <w:t>Insurance Minimums</w:t>
            </w:r>
            <w:r>
              <w:rPr>
                <w:rFonts w:ascii="Arial" w:eastAsia="Arial" w:hAnsi="Arial" w:cs="Arial"/>
                <w:b/>
                <w:sz w:val="16"/>
                <w:szCs w:val="16"/>
              </w:rPr>
              <w:t xml:space="preserve"> </w:t>
            </w:r>
            <w:r>
              <w:rPr>
                <w:rFonts w:ascii="Arial" w:eastAsia="Arial" w:hAnsi="Arial" w:cs="Arial"/>
                <w:bCs/>
                <w:sz w:val="16"/>
                <w:szCs w:val="16"/>
              </w:rPr>
              <w:t>below</w:t>
            </w:r>
            <w:r w:rsidR="005F0B4A">
              <w:rPr>
                <w:rFonts w:ascii="Arial" w:eastAsia="Arial" w:hAnsi="Arial" w:cs="Arial"/>
                <w:sz w:val="16"/>
                <w:szCs w:val="16"/>
              </w:rPr>
              <w:t>:</w:t>
            </w:r>
          </w:p>
          <w:p w14:paraId="44678342" w14:textId="77777777" w:rsidR="003C6F55" w:rsidRDefault="003C6F55" w:rsidP="003C6F55">
            <w:pPr>
              <w:keepNext/>
              <w:keepLines/>
              <w:spacing w:line="276" w:lineRule="auto"/>
              <w:ind w:left="519" w:hanging="519"/>
              <w:rPr>
                <w:rFonts w:ascii="Arial" w:eastAsia="Arial" w:hAnsi="Arial" w:cs="Arial"/>
                <w:color w:val="000000"/>
                <w:sz w:val="16"/>
                <w:szCs w:val="16"/>
              </w:rPr>
            </w:pPr>
          </w:p>
          <w:p w14:paraId="15839325" w14:textId="77777777" w:rsidR="00E44876" w:rsidRDefault="00E44876" w:rsidP="00E44876">
            <w:pPr>
              <w:keepNext/>
              <w:keepLine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highlight w:val="lightGray"/>
              </w:rPr>
              <w:t xml:space="preserve">[Drafting note: Select those that apply and </w:t>
            </w:r>
            <w:proofErr w:type="gramStart"/>
            <w:r>
              <w:rPr>
                <w:rFonts w:ascii="Arial" w:eastAsia="Arial" w:hAnsi="Arial" w:cs="Arial"/>
                <w:i/>
                <w:color w:val="000000"/>
                <w:sz w:val="16"/>
                <w:szCs w:val="16"/>
                <w:highlight w:val="lightGray"/>
              </w:rPr>
              <w:t>customize, and</w:t>
            </w:r>
            <w:proofErr w:type="gramEnd"/>
            <w:r>
              <w:rPr>
                <w:rFonts w:ascii="Arial" w:eastAsia="Arial" w:hAnsi="Arial" w:cs="Arial"/>
                <w:i/>
                <w:color w:val="000000"/>
                <w:sz w:val="16"/>
                <w:szCs w:val="16"/>
                <w:highlight w:val="lightGray"/>
              </w:rPr>
              <w:t xml:space="preserve"> delete the rest.]</w:t>
            </w:r>
          </w:p>
          <w:p w14:paraId="0201AE2D" w14:textId="77777777" w:rsidR="00E44876" w:rsidRDefault="00E44876" w:rsidP="003C6F55">
            <w:pPr>
              <w:keepNext/>
              <w:keepLines/>
              <w:spacing w:line="276" w:lineRule="auto"/>
              <w:ind w:left="519" w:hanging="519"/>
              <w:rPr>
                <w:rFonts w:ascii="Arial" w:eastAsia="Arial" w:hAnsi="Arial" w:cs="Arial"/>
                <w:color w:val="000000"/>
                <w:sz w:val="16"/>
                <w:szCs w:val="16"/>
              </w:rPr>
            </w:pPr>
          </w:p>
          <w:p w14:paraId="52234D19" w14:textId="77777777" w:rsidR="003C6F55" w:rsidRDefault="003C6F55" w:rsidP="003C6F55">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Commercial general liability with a minimum limit for each occurrence of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in the aggregate</w:t>
            </w:r>
          </w:p>
          <w:p w14:paraId="2F5194EB" w14:textId="5F9811A0" w:rsidR="003C6F55" w:rsidRDefault="003C6F55" w:rsidP="003C6F55">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Workers’ compensation or employers' liability insurance as required by Applicable Law</w:t>
            </w:r>
            <w:r w:rsidR="00667F7B">
              <w:rPr>
                <w:rFonts w:ascii="Arial" w:eastAsia="Arial" w:hAnsi="Arial" w:cs="Arial"/>
                <w:color w:val="000000"/>
                <w:sz w:val="16"/>
                <w:szCs w:val="16"/>
              </w:rPr>
              <w:t>s</w:t>
            </w:r>
          </w:p>
          <w:p w14:paraId="67CAD73B" w14:textId="77777777" w:rsidR="003C6F55" w:rsidRDefault="003C6F55" w:rsidP="003C6F55">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Errors and omissions or professional liability with a minimum limit for each occurrence of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in the aggregate</w:t>
            </w:r>
          </w:p>
          <w:p w14:paraId="6BAFE6CB" w14:textId="77777777" w:rsidR="003C6F55" w:rsidRDefault="003C6F55" w:rsidP="003C6F55">
            <w:pPr>
              <w:tabs>
                <w:tab w:val="left" w:pos="519"/>
              </w:tabs>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Cyber liability insurance with a minimum limit for each occurrence of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in the aggregate</w:t>
            </w:r>
          </w:p>
          <w:p w14:paraId="5635FD52" w14:textId="77777777" w:rsidR="003C6F55" w:rsidRDefault="003C6F55" w:rsidP="003C6F55">
            <w:pPr>
              <w:tabs>
                <w:tab w:val="left" w:pos="519"/>
              </w:tabs>
              <w:spacing w:line="276" w:lineRule="auto"/>
              <w:rPr>
                <w:rFonts w:ascii="Arial" w:eastAsia="Arial" w:hAnsi="Arial" w:cs="Arial"/>
                <w:color w:val="000000"/>
                <w:sz w:val="16"/>
                <w:szCs w:val="16"/>
              </w:rPr>
            </w:pPr>
          </w:p>
          <w:p w14:paraId="299AA338" w14:textId="77777777" w:rsidR="005F0B4A" w:rsidRDefault="005F0B4A" w:rsidP="005F0B4A">
            <w:pPr>
              <w:keepNext/>
              <w:keepLines/>
              <w:spacing w:line="276" w:lineRule="auto"/>
              <w:rPr>
                <w:rFonts w:ascii="Arial" w:eastAsia="Arial" w:hAnsi="Arial" w:cs="Arial"/>
                <w:sz w:val="16"/>
                <w:szCs w:val="16"/>
              </w:rPr>
            </w:pPr>
            <w:r w:rsidRPr="00631FBD">
              <w:rPr>
                <w:rFonts w:ascii="Arial" w:eastAsia="Arial" w:hAnsi="Arial" w:cs="Arial"/>
                <w:sz w:val="16"/>
                <w:szCs w:val="16"/>
              </w:rPr>
              <w:t xml:space="preserve">Upon request, </w:t>
            </w:r>
            <w:r w:rsidRPr="00631FBD">
              <w:rPr>
                <w:rFonts w:ascii="Arial" w:eastAsia="Arial" w:hAnsi="Arial" w:cs="Arial"/>
                <w:b/>
                <w:sz w:val="16"/>
                <w:szCs w:val="16"/>
              </w:rPr>
              <w:t>Provider</w:t>
            </w:r>
            <w:r w:rsidRPr="00631FBD">
              <w:rPr>
                <w:rFonts w:ascii="Arial" w:eastAsia="Arial" w:hAnsi="Arial" w:cs="Arial"/>
                <w:sz w:val="16"/>
                <w:szCs w:val="16"/>
              </w:rPr>
              <w:t xml:space="preserve"> will give </w:t>
            </w:r>
            <w:r w:rsidRPr="00631FBD">
              <w:rPr>
                <w:rFonts w:ascii="Arial" w:eastAsia="Arial" w:hAnsi="Arial" w:cs="Arial"/>
                <w:b/>
                <w:sz w:val="16"/>
                <w:szCs w:val="16"/>
              </w:rPr>
              <w:t>Customer</w:t>
            </w:r>
            <w:r w:rsidRPr="00631FBD">
              <w:rPr>
                <w:rFonts w:ascii="Arial" w:eastAsia="Arial" w:hAnsi="Arial" w:cs="Arial"/>
                <w:sz w:val="16"/>
                <w:szCs w:val="16"/>
              </w:rPr>
              <w:t xml:space="preserve"> a certificate of insurance evidencing its insurance policies that meet the </w:t>
            </w:r>
            <w:r w:rsidRPr="00631FBD">
              <w:rPr>
                <w:rFonts w:ascii="Arial" w:eastAsia="Arial" w:hAnsi="Arial" w:cs="Arial"/>
                <w:b/>
                <w:sz w:val="16"/>
                <w:szCs w:val="16"/>
              </w:rPr>
              <w:t>Insurance Minimums</w:t>
            </w:r>
            <w:r w:rsidRPr="00631FBD">
              <w:rPr>
                <w:rFonts w:ascii="Arial" w:eastAsia="Arial" w:hAnsi="Arial" w:cs="Arial"/>
                <w:sz w:val="16"/>
                <w:szCs w:val="16"/>
              </w:rPr>
              <w:t xml:space="preserve">. </w:t>
            </w:r>
            <w:r w:rsidRPr="00631FBD">
              <w:rPr>
                <w:rFonts w:ascii="Arial" w:eastAsia="Arial" w:hAnsi="Arial" w:cs="Arial"/>
                <w:b/>
                <w:sz w:val="16"/>
                <w:szCs w:val="16"/>
              </w:rPr>
              <w:t>Provider’s</w:t>
            </w:r>
            <w:r w:rsidRPr="00631FBD">
              <w:rPr>
                <w:rFonts w:ascii="Arial" w:eastAsia="Arial" w:hAnsi="Arial" w:cs="Arial"/>
                <w:sz w:val="16"/>
                <w:szCs w:val="16"/>
              </w:rPr>
              <w:t xml:space="preserve"> insurance policies will not be considered as evidence of </w:t>
            </w:r>
            <w:r w:rsidRPr="00631FBD">
              <w:rPr>
                <w:rFonts w:ascii="Arial" w:eastAsia="Arial" w:hAnsi="Arial" w:cs="Arial"/>
                <w:b/>
                <w:sz w:val="16"/>
                <w:szCs w:val="16"/>
              </w:rPr>
              <w:t>Provider’s</w:t>
            </w:r>
            <w:r w:rsidRPr="00631FBD">
              <w:rPr>
                <w:rFonts w:ascii="Arial" w:eastAsia="Arial" w:hAnsi="Arial" w:cs="Arial"/>
                <w:sz w:val="16"/>
                <w:szCs w:val="16"/>
              </w:rPr>
              <w:t xml:space="preserve"> liability.</w:t>
            </w:r>
          </w:p>
          <w:p w14:paraId="7CAA3AB1" w14:textId="77777777" w:rsidR="005F0B4A" w:rsidRDefault="005F0B4A" w:rsidP="003C6F55">
            <w:pPr>
              <w:tabs>
                <w:tab w:val="left" w:pos="519"/>
              </w:tabs>
              <w:spacing w:line="276" w:lineRule="auto"/>
              <w:rPr>
                <w:rFonts w:ascii="Arial" w:eastAsia="Arial" w:hAnsi="Arial" w:cs="Arial"/>
                <w:color w:val="000000"/>
                <w:sz w:val="16"/>
                <w:szCs w:val="16"/>
              </w:rPr>
            </w:pPr>
          </w:p>
          <w:p w14:paraId="70440B20" w14:textId="77777777" w:rsidR="003C6F55" w:rsidRDefault="003C6F55" w:rsidP="003C6F55">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The following of Provider’s policies will cover Customer as additional insured:</w:t>
            </w:r>
          </w:p>
          <w:tbl>
            <w:tblPr>
              <w:tblStyle w:val="aa"/>
              <w:tblW w:w="6030"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6030"/>
            </w:tblGrid>
            <w:tr w:rsidR="00667F7B" w14:paraId="2C340E79" w14:textId="77777777" w:rsidTr="00667F7B">
              <w:tc>
                <w:tcPr>
                  <w:tcW w:w="6030" w:type="dxa"/>
                </w:tcPr>
                <w:p w14:paraId="7D6BD0BE" w14:textId="77777777" w:rsidR="003C6F55" w:rsidRDefault="003C6F55" w:rsidP="003C6F55">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Commercial general liability</w:t>
                  </w:r>
                </w:p>
              </w:tc>
            </w:tr>
            <w:tr w:rsidR="00667F7B" w14:paraId="210971A2" w14:textId="77777777" w:rsidTr="00667F7B">
              <w:tc>
                <w:tcPr>
                  <w:tcW w:w="6030" w:type="dxa"/>
                </w:tcPr>
                <w:p w14:paraId="641BFEC3" w14:textId="5FEEBCC0" w:rsidR="003C6F55" w:rsidRDefault="003C6F55" w:rsidP="003C6F55">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Errors and omissions</w:t>
                  </w:r>
                  <w:r w:rsidR="00667F7B">
                    <w:rPr>
                      <w:rFonts w:ascii="Arial" w:eastAsia="Arial" w:hAnsi="Arial" w:cs="Arial"/>
                      <w:color w:val="000000"/>
                      <w:sz w:val="16"/>
                      <w:szCs w:val="16"/>
                    </w:rPr>
                    <w:t xml:space="preserve"> or professional liability</w:t>
                  </w:r>
                </w:p>
              </w:tc>
            </w:tr>
            <w:tr w:rsidR="00667F7B" w14:paraId="2E0D6115" w14:textId="77777777" w:rsidTr="00667F7B">
              <w:tc>
                <w:tcPr>
                  <w:tcW w:w="6030" w:type="dxa"/>
                </w:tcPr>
                <w:p w14:paraId="025911D2" w14:textId="77777777" w:rsidR="003C6F55" w:rsidRDefault="003C6F55" w:rsidP="003C6F55">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Cyber liability</w:t>
                  </w:r>
                </w:p>
              </w:tc>
            </w:tr>
          </w:tbl>
          <w:p w14:paraId="19911D08" w14:textId="77777777" w:rsidR="003C6F55" w:rsidRDefault="003C6F55" w:rsidP="003C6F55">
            <w:pPr>
              <w:keepNext/>
              <w:keepLines/>
              <w:spacing w:line="276" w:lineRule="auto"/>
              <w:ind w:left="519" w:hanging="519"/>
              <w:rPr>
                <w:rFonts w:ascii="Arial" w:eastAsia="Arial" w:hAnsi="Arial" w:cs="Arial"/>
                <w:color w:val="000000"/>
                <w:sz w:val="16"/>
                <w:szCs w:val="16"/>
              </w:rPr>
            </w:pPr>
          </w:p>
        </w:tc>
      </w:tr>
      <w:tr w:rsidR="003C6F55" w14:paraId="52873347"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BB" w14:textId="77777777" w:rsidR="003C6F55" w:rsidRDefault="003C6F55" w:rsidP="003C6F55">
            <w:pPr>
              <w:spacing w:line="276" w:lineRule="auto"/>
              <w:rPr>
                <w:rFonts w:ascii="Arial" w:eastAsia="Arial" w:hAnsi="Arial" w:cs="Arial"/>
                <w:b/>
                <w:sz w:val="18"/>
                <w:szCs w:val="18"/>
              </w:rPr>
            </w:pPr>
            <w:r>
              <w:rPr>
                <w:rFonts w:ascii="Arial" w:eastAsia="Arial" w:hAnsi="Arial" w:cs="Arial"/>
                <w:b/>
                <w:sz w:val="18"/>
                <w:szCs w:val="18"/>
              </w:rPr>
              <w:t>Other Changes to Standard Terms</w:t>
            </w:r>
          </w:p>
          <w:p w14:paraId="000000BC" w14:textId="77777777" w:rsidR="003C6F55" w:rsidRDefault="003C6F55" w:rsidP="003C6F55">
            <w:pPr>
              <w:spacing w:line="276" w:lineRule="auto"/>
              <w:rPr>
                <w:rFonts w:ascii="Arial" w:eastAsia="Arial" w:hAnsi="Arial" w:cs="Arial"/>
                <w:b/>
                <w:sz w:val="18"/>
                <w:szCs w:val="18"/>
              </w:rPr>
            </w:pPr>
            <w:r>
              <w:rPr>
                <w:rFonts w:ascii="Arial" w:eastAsia="Arial" w:hAnsi="Arial" w:cs="Arial"/>
                <w:b/>
                <w:color w:val="8C8D8E"/>
                <w:sz w:val="14"/>
                <w:szCs w:val="14"/>
              </w:rPr>
              <w:t>List specific changes to the Standard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BD" w14:textId="2874A7E2" w:rsidR="003C6F55" w:rsidRDefault="002B532B" w:rsidP="003C6F55">
            <w:pPr>
              <w:tabs>
                <w:tab w:val="left" w:pos="519"/>
              </w:tabs>
              <w:spacing w:line="276" w:lineRule="auto"/>
              <w:rPr>
                <w:rFonts w:ascii="Arial" w:eastAsia="Arial" w:hAnsi="Arial" w:cs="Arial"/>
                <w:color w:val="000000"/>
                <w:sz w:val="16"/>
                <w:szCs w:val="16"/>
              </w:rPr>
            </w:pPr>
            <w:r>
              <w:rPr>
                <w:rFonts w:ascii="Arial" w:eastAsia="Arial" w:hAnsi="Arial" w:cs="Arial"/>
                <w:i/>
                <w:color w:val="000000"/>
                <w:sz w:val="16"/>
                <w:szCs w:val="16"/>
                <w:highlight w:val="lightGray"/>
              </w:rPr>
              <w:t>[Drafting note: Use this area to add modifications that apply to all contracts governed by these Key Terms.]</w:t>
            </w:r>
          </w:p>
        </w:tc>
      </w:tr>
    </w:tbl>
    <w:p w14:paraId="000000BE" w14:textId="77777777" w:rsidR="00490584" w:rsidRDefault="00490584">
      <w:pPr>
        <w:rPr>
          <w:rFonts w:ascii="Arial" w:eastAsia="Arial" w:hAnsi="Arial" w:cs="Arial"/>
          <w:sz w:val="16"/>
          <w:szCs w:val="16"/>
        </w:rPr>
      </w:pPr>
    </w:p>
    <w:p w14:paraId="000000BF" w14:textId="552471A0" w:rsidR="00490584" w:rsidRDefault="00000000">
      <w:pPr>
        <w:keepNext/>
        <w:keepLines/>
        <w:spacing w:after="40"/>
        <w:rPr>
          <w:rFonts w:ascii="Arial" w:eastAsia="Arial" w:hAnsi="Arial" w:cs="Arial"/>
          <w:sz w:val="18"/>
          <w:szCs w:val="18"/>
        </w:rPr>
      </w:pPr>
      <w:r>
        <w:rPr>
          <w:rFonts w:ascii="Arial" w:eastAsia="Arial" w:hAnsi="Arial" w:cs="Arial"/>
          <w:b/>
          <w:sz w:val="18"/>
          <w:szCs w:val="18"/>
        </w:rPr>
        <w:t>Provider</w:t>
      </w:r>
      <w:r>
        <w:rPr>
          <w:rFonts w:ascii="Arial" w:eastAsia="Arial" w:hAnsi="Arial" w:cs="Arial"/>
          <w:sz w:val="18"/>
          <w:szCs w:val="18"/>
        </w:rPr>
        <w:t xml:space="preserve"> and </w:t>
      </w:r>
      <w:r>
        <w:rPr>
          <w:rFonts w:ascii="Arial" w:eastAsia="Arial" w:hAnsi="Arial" w:cs="Arial"/>
          <w:b/>
          <w:sz w:val="18"/>
          <w:szCs w:val="18"/>
        </w:rPr>
        <w:t>Customer</w:t>
      </w:r>
      <w:r>
        <w:rPr>
          <w:rFonts w:ascii="Arial" w:eastAsia="Arial" w:hAnsi="Arial" w:cs="Arial"/>
          <w:sz w:val="18"/>
          <w:szCs w:val="18"/>
        </w:rPr>
        <w:t xml:space="preserve"> have not changed the Standard Terms except for the details in the Key Terms above. By signing this Cover Page, each party agrees to </w:t>
      </w:r>
      <w:proofErr w:type="gramStart"/>
      <w:r>
        <w:rPr>
          <w:rFonts w:ascii="Arial" w:eastAsia="Arial" w:hAnsi="Arial" w:cs="Arial"/>
          <w:sz w:val="18"/>
          <w:szCs w:val="18"/>
        </w:rPr>
        <w:t>enter into</w:t>
      </w:r>
      <w:proofErr w:type="gramEnd"/>
      <w:r>
        <w:rPr>
          <w:rFonts w:ascii="Arial" w:eastAsia="Arial" w:hAnsi="Arial" w:cs="Arial"/>
          <w:sz w:val="18"/>
          <w:szCs w:val="18"/>
        </w:rPr>
        <w:t xml:space="preserve"> the Framework Terms.</w:t>
      </w:r>
    </w:p>
    <w:tbl>
      <w:tblPr>
        <w:tblStyle w:val="ac"/>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490584" w14:paraId="27C71A96" w14:textId="77777777">
        <w:tc>
          <w:tcPr>
            <w:tcW w:w="2605" w:type="dxa"/>
            <w:tcMar>
              <w:top w:w="216" w:type="dxa"/>
              <w:left w:w="115" w:type="dxa"/>
              <w:bottom w:w="216" w:type="dxa"/>
              <w:right w:w="115" w:type="dxa"/>
            </w:tcMar>
            <w:vAlign w:val="center"/>
          </w:tcPr>
          <w:p w14:paraId="000000C0" w14:textId="77777777" w:rsidR="00490584" w:rsidRDefault="00490584">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000000C1"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[official company name]</w:t>
            </w:r>
          </w:p>
        </w:tc>
        <w:tc>
          <w:tcPr>
            <w:tcW w:w="250" w:type="dxa"/>
            <w:tcMar>
              <w:top w:w="216" w:type="dxa"/>
              <w:left w:w="115" w:type="dxa"/>
              <w:bottom w:w="216" w:type="dxa"/>
              <w:right w:w="115" w:type="dxa"/>
            </w:tcMar>
            <w:vAlign w:val="center"/>
          </w:tcPr>
          <w:p w14:paraId="000000C2" w14:textId="77777777" w:rsidR="00490584" w:rsidRDefault="00490584">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00000C3"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[official company name]</w:t>
            </w:r>
          </w:p>
        </w:tc>
      </w:tr>
      <w:tr w:rsidR="00490584" w14:paraId="1C53C6A2" w14:textId="77777777">
        <w:tc>
          <w:tcPr>
            <w:tcW w:w="2605" w:type="dxa"/>
            <w:tcMar>
              <w:top w:w="216" w:type="dxa"/>
              <w:left w:w="115" w:type="dxa"/>
              <w:bottom w:w="216" w:type="dxa"/>
              <w:right w:w="115" w:type="dxa"/>
            </w:tcMar>
            <w:vAlign w:val="center"/>
          </w:tcPr>
          <w:p w14:paraId="000000C4" w14:textId="77777777" w:rsidR="00490584"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C5"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C6"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C7" w14:textId="77777777" w:rsidR="00490584" w:rsidRDefault="00490584">
            <w:pPr>
              <w:keepNext/>
              <w:keepLines/>
              <w:rPr>
                <w:rFonts w:ascii="Arial" w:eastAsia="Arial" w:hAnsi="Arial" w:cs="Arial"/>
                <w:sz w:val="18"/>
                <w:szCs w:val="18"/>
              </w:rPr>
            </w:pPr>
          </w:p>
        </w:tc>
      </w:tr>
      <w:tr w:rsidR="00490584" w14:paraId="54F7FC08" w14:textId="77777777">
        <w:tc>
          <w:tcPr>
            <w:tcW w:w="2605" w:type="dxa"/>
            <w:tcMar>
              <w:top w:w="216" w:type="dxa"/>
              <w:left w:w="115" w:type="dxa"/>
              <w:bottom w:w="216" w:type="dxa"/>
              <w:right w:w="115" w:type="dxa"/>
            </w:tcMar>
            <w:vAlign w:val="center"/>
          </w:tcPr>
          <w:p w14:paraId="000000C8" w14:textId="77777777" w:rsidR="00490584"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C9"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CA"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CB" w14:textId="77777777" w:rsidR="00490584" w:rsidRDefault="00490584">
            <w:pPr>
              <w:keepNext/>
              <w:keepLines/>
              <w:rPr>
                <w:rFonts w:ascii="Arial" w:eastAsia="Arial" w:hAnsi="Arial" w:cs="Arial"/>
                <w:sz w:val="18"/>
                <w:szCs w:val="18"/>
              </w:rPr>
            </w:pPr>
          </w:p>
        </w:tc>
      </w:tr>
      <w:tr w:rsidR="00490584" w14:paraId="488CAE2D" w14:textId="77777777">
        <w:tc>
          <w:tcPr>
            <w:tcW w:w="2605" w:type="dxa"/>
            <w:tcMar>
              <w:top w:w="216" w:type="dxa"/>
              <w:left w:w="115" w:type="dxa"/>
              <w:bottom w:w="216" w:type="dxa"/>
              <w:right w:w="115" w:type="dxa"/>
            </w:tcMar>
            <w:vAlign w:val="center"/>
          </w:tcPr>
          <w:p w14:paraId="000000CC" w14:textId="77777777" w:rsidR="00490584"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CD"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CE"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CF" w14:textId="77777777" w:rsidR="00490584" w:rsidRDefault="00490584">
            <w:pPr>
              <w:keepNext/>
              <w:keepLines/>
              <w:rPr>
                <w:rFonts w:ascii="Arial" w:eastAsia="Arial" w:hAnsi="Arial" w:cs="Arial"/>
                <w:sz w:val="18"/>
                <w:szCs w:val="18"/>
              </w:rPr>
            </w:pPr>
          </w:p>
        </w:tc>
      </w:tr>
      <w:tr w:rsidR="00490584" w14:paraId="5802C412" w14:textId="77777777">
        <w:tc>
          <w:tcPr>
            <w:tcW w:w="2605" w:type="dxa"/>
            <w:tcMar>
              <w:top w:w="216" w:type="dxa"/>
              <w:left w:w="115" w:type="dxa"/>
              <w:bottom w:w="216" w:type="dxa"/>
              <w:right w:w="115" w:type="dxa"/>
            </w:tcMar>
            <w:vAlign w:val="center"/>
          </w:tcPr>
          <w:p w14:paraId="000000D0" w14:textId="77777777" w:rsidR="00490584" w:rsidRDefault="00000000">
            <w:pPr>
              <w:keepNext/>
              <w:keepLines/>
              <w:rPr>
                <w:rFonts w:ascii="Arial" w:eastAsia="Arial" w:hAnsi="Arial" w:cs="Arial"/>
                <w:b/>
                <w:sz w:val="18"/>
                <w:szCs w:val="18"/>
              </w:rPr>
            </w:pPr>
            <w:r>
              <w:rPr>
                <w:rFonts w:ascii="Arial" w:eastAsia="Arial" w:hAnsi="Arial" w:cs="Arial"/>
                <w:b/>
                <w:sz w:val="18"/>
                <w:szCs w:val="18"/>
              </w:rPr>
              <w:t>Notice Address</w:t>
            </w:r>
          </w:p>
          <w:p w14:paraId="000000D1"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D2"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D3"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D4" w14:textId="77777777" w:rsidR="00490584" w:rsidRDefault="00490584">
            <w:pPr>
              <w:keepNext/>
              <w:keepLines/>
              <w:rPr>
                <w:rFonts w:ascii="Arial" w:eastAsia="Arial" w:hAnsi="Arial" w:cs="Arial"/>
                <w:sz w:val="18"/>
                <w:szCs w:val="18"/>
              </w:rPr>
            </w:pPr>
          </w:p>
        </w:tc>
      </w:tr>
      <w:tr w:rsidR="00490584" w14:paraId="7D28CA91" w14:textId="77777777">
        <w:tc>
          <w:tcPr>
            <w:tcW w:w="2605" w:type="dxa"/>
            <w:tcMar>
              <w:top w:w="216" w:type="dxa"/>
              <w:left w:w="115" w:type="dxa"/>
              <w:bottom w:w="216" w:type="dxa"/>
              <w:right w:w="115" w:type="dxa"/>
            </w:tcMar>
            <w:vAlign w:val="center"/>
          </w:tcPr>
          <w:p w14:paraId="000000D5" w14:textId="77777777" w:rsidR="00490584"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D6"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D7"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D8" w14:textId="77777777" w:rsidR="00490584" w:rsidRDefault="00490584">
            <w:pPr>
              <w:keepNext/>
              <w:keepLines/>
              <w:rPr>
                <w:rFonts w:ascii="Arial" w:eastAsia="Arial" w:hAnsi="Arial" w:cs="Arial"/>
                <w:sz w:val="18"/>
                <w:szCs w:val="18"/>
              </w:rPr>
            </w:pPr>
          </w:p>
        </w:tc>
      </w:tr>
    </w:tbl>
    <w:p w14:paraId="000000D9" w14:textId="77777777" w:rsidR="00490584" w:rsidRDefault="00490584">
      <w:pPr>
        <w:pStyle w:val="Heading1"/>
        <w:widowControl w:val="0"/>
        <w:spacing w:after="120"/>
        <w:rPr>
          <w:rFonts w:ascii="Georgia" w:eastAsia="Georgia" w:hAnsi="Georgia" w:cs="Georgia"/>
          <w:color w:val="1D2021"/>
          <w:sz w:val="44"/>
          <w:szCs w:val="44"/>
        </w:rPr>
        <w:sectPr w:rsidR="00490584" w:rsidSect="008F38AB">
          <w:headerReference w:type="default" r:id="rId13"/>
          <w:headerReference w:type="first" r:id="rId14"/>
          <w:footerReference w:type="first" r:id="rId15"/>
          <w:pgSz w:w="12240" w:h="15840"/>
          <w:pgMar w:top="936" w:right="1080" w:bottom="720" w:left="1080" w:header="360" w:footer="432" w:gutter="0"/>
          <w:pgNumType w:start="1"/>
          <w:cols w:space="720"/>
        </w:sectPr>
      </w:pPr>
    </w:p>
    <w:p w14:paraId="000000DA" w14:textId="77777777" w:rsidR="00490584" w:rsidRDefault="00000000">
      <w:pPr>
        <w:pStyle w:val="Heading1"/>
        <w:widowControl w:val="0"/>
        <w:spacing w:after="120"/>
        <w:ind w:firstLine="0"/>
        <w:rPr>
          <w:rFonts w:ascii="Arial" w:eastAsia="Arial" w:hAnsi="Arial" w:cs="Arial"/>
          <w:sz w:val="16"/>
          <w:szCs w:val="16"/>
        </w:rPr>
      </w:pPr>
      <w:r>
        <w:rPr>
          <w:rFonts w:ascii="Arial" w:eastAsia="Arial" w:hAnsi="Arial" w:cs="Arial"/>
          <w:b/>
          <w:sz w:val="16"/>
          <w:szCs w:val="16"/>
        </w:rPr>
        <w:lastRenderedPageBreak/>
        <w:t>Service</w:t>
      </w:r>
      <w:r>
        <w:rPr>
          <w:rFonts w:ascii="Arial" w:eastAsia="Arial" w:hAnsi="Arial" w:cs="Arial"/>
          <w:sz w:val="16"/>
          <w:szCs w:val="16"/>
        </w:rPr>
        <w:t xml:space="preserve"> </w:t>
      </w:r>
    </w:p>
    <w:p w14:paraId="000000DB" w14:textId="19F919AF"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Access and Use</w:t>
      </w:r>
      <w:r>
        <w:rPr>
          <w:rFonts w:ascii="Arial" w:eastAsia="Arial" w:hAnsi="Arial" w:cs="Arial"/>
          <w:sz w:val="16"/>
          <w:szCs w:val="16"/>
        </w:rPr>
        <w:t xml:space="preserve">.  During the </w:t>
      </w:r>
      <w:r>
        <w:rPr>
          <w:rFonts w:ascii="Arial" w:eastAsia="Arial" w:hAnsi="Arial" w:cs="Arial"/>
          <w:b/>
          <w:color w:val="117086"/>
          <w:sz w:val="16"/>
          <w:szCs w:val="16"/>
        </w:rPr>
        <w:t>Subscription</w:t>
      </w:r>
      <w:r>
        <w:rPr>
          <w:rFonts w:ascii="Arial" w:eastAsia="Arial" w:hAnsi="Arial" w:cs="Arial"/>
          <w:color w:val="117086"/>
          <w:sz w:val="16"/>
          <w:szCs w:val="16"/>
        </w:rPr>
        <w:t xml:space="preserve"> </w:t>
      </w:r>
      <w:r>
        <w:rPr>
          <w:rFonts w:ascii="Arial" w:eastAsia="Arial" w:hAnsi="Arial" w:cs="Arial"/>
          <w:b/>
          <w:color w:val="117086"/>
          <w:sz w:val="16"/>
          <w:szCs w:val="16"/>
        </w:rPr>
        <w:t xml:space="preserve">Period </w:t>
      </w:r>
      <w:r>
        <w:rPr>
          <w:rFonts w:ascii="Arial" w:eastAsia="Arial" w:hAnsi="Arial" w:cs="Arial"/>
          <w:sz w:val="16"/>
          <w:szCs w:val="16"/>
        </w:rPr>
        <w:t xml:space="preserve">and subject to the terms of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(a) access and use the Cloud Service; and </w:t>
      </w:r>
      <w:r>
        <w:rPr>
          <w:rFonts w:ascii="Arial" w:eastAsia="Arial" w:hAnsi="Arial" w:cs="Arial"/>
          <w:color w:val="000000"/>
          <w:sz w:val="16"/>
          <w:szCs w:val="16"/>
        </w:rPr>
        <w:t xml:space="preserve">(b) </w:t>
      </w:r>
      <w:r>
        <w:rPr>
          <w:rFonts w:ascii="Arial" w:eastAsia="Arial" w:hAnsi="Arial" w:cs="Arial"/>
          <w:sz w:val="16"/>
          <w:szCs w:val="16"/>
        </w:rPr>
        <w:t>copy and use the included Software and Documentation only</w:t>
      </w:r>
      <w:r>
        <w:rPr>
          <w:rFonts w:ascii="Arial" w:eastAsia="Arial" w:hAnsi="Arial" w:cs="Arial"/>
          <w:color w:val="000000"/>
          <w:sz w:val="16"/>
          <w:szCs w:val="16"/>
        </w:rPr>
        <w:t xml:space="preserve"> </w:t>
      </w:r>
      <w:r>
        <w:rPr>
          <w:rFonts w:ascii="Arial" w:eastAsia="Arial" w:hAnsi="Arial" w:cs="Arial"/>
          <w:sz w:val="16"/>
          <w:szCs w:val="16"/>
        </w:rPr>
        <w:t>as needed to access and use the Cloud Service,</w:t>
      </w:r>
      <w:r>
        <w:rPr>
          <w:rFonts w:ascii="Arial" w:eastAsia="Arial" w:hAnsi="Arial" w:cs="Arial"/>
          <w:b/>
          <w:color w:val="0432FF"/>
          <w:sz w:val="16"/>
          <w:szCs w:val="16"/>
        </w:rPr>
        <w:t xml:space="preserve"> </w:t>
      </w:r>
      <w:r>
        <w:rPr>
          <w:rFonts w:ascii="Arial" w:eastAsia="Arial" w:hAnsi="Arial" w:cs="Arial"/>
          <w:color w:val="000000"/>
          <w:sz w:val="16"/>
          <w:szCs w:val="16"/>
        </w:rPr>
        <w:t>in each case, for its internal business purposes</w:t>
      </w:r>
      <w:r>
        <w:rPr>
          <w:rFonts w:ascii="Arial" w:eastAsia="Arial" w:hAnsi="Arial" w:cs="Arial"/>
          <w:sz w:val="16"/>
          <w:szCs w:val="16"/>
        </w:rPr>
        <w:t xml:space="preserve">. </w:t>
      </w:r>
      <w:r w:rsidR="00D21388" w:rsidRPr="000005C0">
        <w:rPr>
          <w:rFonts w:ascii="Arial" w:eastAsia="Arial" w:hAnsi="Arial" w:cs="Arial"/>
          <w:sz w:val="16"/>
          <w:szCs w:val="16"/>
        </w:rPr>
        <w:t xml:space="preserve">If a </w:t>
      </w:r>
      <w:r w:rsidR="00D21388" w:rsidRPr="00D21388">
        <w:rPr>
          <w:rFonts w:ascii="Arial" w:eastAsia="Arial" w:hAnsi="Arial" w:cs="Arial"/>
          <w:b/>
          <w:color w:val="117086"/>
          <w:sz w:val="16"/>
          <w:szCs w:val="16"/>
        </w:rPr>
        <w:t>Customer</w:t>
      </w:r>
      <w:r w:rsidR="00D21388" w:rsidRPr="000005C0">
        <w:rPr>
          <w:rFonts w:ascii="Arial" w:eastAsia="Arial" w:hAnsi="Arial" w:cs="Arial"/>
          <w:sz w:val="16"/>
          <w:szCs w:val="16"/>
        </w:rPr>
        <w:t xml:space="preserve"> Affiliate enters a separate Order Form with </w:t>
      </w:r>
      <w:r w:rsidR="00D21388" w:rsidRPr="00D21388">
        <w:rPr>
          <w:rFonts w:ascii="Arial" w:eastAsia="Arial" w:hAnsi="Arial" w:cs="Arial"/>
          <w:b/>
          <w:color w:val="117086"/>
          <w:sz w:val="16"/>
          <w:szCs w:val="16"/>
        </w:rPr>
        <w:t>Provider</w:t>
      </w:r>
      <w:r w:rsidR="00D21388" w:rsidRPr="000005C0">
        <w:rPr>
          <w:rFonts w:ascii="Arial" w:eastAsia="Arial" w:hAnsi="Arial" w:cs="Arial"/>
          <w:sz w:val="16"/>
          <w:szCs w:val="16"/>
        </w:rPr>
        <w:t xml:space="preserve">, the </w:t>
      </w:r>
      <w:r w:rsidR="00D21388" w:rsidRPr="00D21388">
        <w:rPr>
          <w:rFonts w:ascii="Arial" w:eastAsia="Arial" w:hAnsi="Arial" w:cs="Arial"/>
          <w:b/>
          <w:color w:val="117086"/>
          <w:sz w:val="16"/>
          <w:szCs w:val="16"/>
        </w:rPr>
        <w:t>Customer’s</w:t>
      </w:r>
      <w:r w:rsidR="00D21388" w:rsidRPr="000005C0">
        <w:rPr>
          <w:rFonts w:ascii="Arial" w:eastAsia="Arial" w:hAnsi="Arial" w:cs="Arial"/>
          <w:sz w:val="16"/>
          <w:szCs w:val="16"/>
        </w:rPr>
        <w:t xml:space="preserve"> Affiliate creates a separate agreement between </w:t>
      </w:r>
      <w:r w:rsidR="00D21388" w:rsidRPr="00D21388">
        <w:rPr>
          <w:rFonts w:ascii="Arial" w:eastAsia="Arial" w:hAnsi="Arial" w:cs="Arial"/>
          <w:b/>
          <w:color w:val="117086"/>
          <w:sz w:val="16"/>
          <w:szCs w:val="16"/>
        </w:rPr>
        <w:t>Provider</w:t>
      </w:r>
      <w:r w:rsidR="00D21388" w:rsidRPr="000005C0">
        <w:rPr>
          <w:rFonts w:ascii="Arial" w:eastAsia="Arial" w:hAnsi="Arial" w:cs="Arial"/>
          <w:sz w:val="16"/>
          <w:szCs w:val="16"/>
        </w:rPr>
        <w:t xml:space="preserve"> and that Affiliate, where </w:t>
      </w:r>
      <w:r w:rsidR="00D21388" w:rsidRPr="00D21388">
        <w:rPr>
          <w:rFonts w:ascii="Arial" w:eastAsia="Arial" w:hAnsi="Arial" w:cs="Arial"/>
          <w:b/>
          <w:color w:val="117086"/>
          <w:sz w:val="16"/>
          <w:szCs w:val="16"/>
        </w:rPr>
        <w:t>Provider’s</w:t>
      </w:r>
      <w:r w:rsidR="00D21388" w:rsidRPr="000005C0">
        <w:rPr>
          <w:rFonts w:ascii="Arial" w:eastAsia="Arial" w:hAnsi="Arial" w:cs="Arial"/>
          <w:sz w:val="16"/>
          <w:szCs w:val="16"/>
        </w:rPr>
        <w:t xml:space="preserve"> responsibility to the Affiliate is individual and separate from </w:t>
      </w:r>
      <w:r w:rsidR="00D21388" w:rsidRPr="00D21388">
        <w:rPr>
          <w:rFonts w:ascii="Arial" w:eastAsia="Arial" w:hAnsi="Arial" w:cs="Arial"/>
          <w:b/>
          <w:color w:val="117086"/>
          <w:sz w:val="16"/>
          <w:szCs w:val="16"/>
        </w:rPr>
        <w:t>Customer</w:t>
      </w:r>
      <w:r w:rsidR="00D21388" w:rsidRPr="000005C0">
        <w:rPr>
          <w:rFonts w:ascii="Arial" w:eastAsia="Arial" w:hAnsi="Arial" w:cs="Arial"/>
          <w:b/>
          <w:sz w:val="16"/>
          <w:szCs w:val="16"/>
        </w:rPr>
        <w:t xml:space="preserve"> </w:t>
      </w:r>
      <w:r w:rsidR="00D21388" w:rsidRPr="000005C0">
        <w:rPr>
          <w:rFonts w:ascii="Arial" w:eastAsia="Arial" w:hAnsi="Arial" w:cs="Arial"/>
          <w:sz w:val="16"/>
          <w:szCs w:val="16"/>
        </w:rPr>
        <w:t xml:space="preserve">and </w:t>
      </w:r>
      <w:r w:rsidR="00D21388" w:rsidRPr="00D21388">
        <w:rPr>
          <w:rFonts w:ascii="Arial" w:eastAsia="Arial" w:hAnsi="Arial" w:cs="Arial"/>
          <w:b/>
          <w:color w:val="117086"/>
          <w:sz w:val="16"/>
          <w:szCs w:val="16"/>
        </w:rPr>
        <w:t>Customer</w:t>
      </w:r>
      <w:r w:rsidR="00D21388" w:rsidRPr="000005C0">
        <w:rPr>
          <w:rFonts w:ascii="Arial" w:eastAsia="Arial" w:hAnsi="Arial" w:cs="Arial"/>
          <w:sz w:val="16"/>
          <w:szCs w:val="16"/>
        </w:rPr>
        <w:t xml:space="preserve"> is not responsible for its Affiliates’ agreement.</w:t>
      </w:r>
    </w:p>
    <w:p w14:paraId="000000DD"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Support</w:t>
      </w:r>
      <w:r>
        <w:rPr>
          <w:rFonts w:ascii="Arial" w:eastAsia="Arial" w:hAnsi="Arial" w:cs="Arial"/>
          <w:sz w:val="16"/>
          <w:szCs w:val="16"/>
        </w:rPr>
        <w:t>.</w:t>
      </w:r>
      <w:r>
        <w:rPr>
          <w:rFonts w:ascii="Arial" w:eastAsia="Arial" w:hAnsi="Arial" w:cs="Arial"/>
          <w:b/>
          <w:sz w:val="16"/>
          <w:szCs w:val="16"/>
        </w:rPr>
        <w:t xml:space="preserve">  </w:t>
      </w:r>
      <w:r>
        <w:rPr>
          <w:rFonts w:ascii="Arial" w:eastAsia="Arial" w:hAnsi="Arial" w:cs="Arial"/>
          <w:sz w:val="16"/>
          <w:szCs w:val="16"/>
        </w:rPr>
        <w:t xml:space="preserve">During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provide </w:t>
      </w:r>
      <w:r>
        <w:rPr>
          <w:rFonts w:ascii="Arial" w:eastAsia="Arial" w:hAnsi="Arial" w:cs="Arial"/>
          <w:b/>
          <w:color w:val="117086"/>
          <w:sz w:val="16"/>
          <w:szCs w:val="16"/>
        </w:rPr>
        <w:t>Technical</w:t>
      </w:r>
      <w:r>
        <w:rPr>
          <w:rFonts w:ascii="Arial" w:eastAsia="Arial" w:hAnsi="Arial" w:cs="Arial"/>
          <w:color w:val="0432FF"/>
          <w:sz w:val="16"/>
          <w:szCs w:val="16"/>
        </w:rPr>
        <w:t xml:space="preserve"> </w:t>
      </w:r>
      <w:r>
        <w:rPr>
          <w:rFonts w:ascii="Arial" w:eastAsia="Arial" w:hAnsi="Arial" w:cs="Arial"/>
          <w:b/>
          <w:color w:val="117086"/>
          <w:sz w:val="16"/>
          <w:szCs w:val="16"/>
        </w:rPr>
        <w:t>Support</w:t>
      </w:r>
      <w:r>
        <w:rPr>
          <w:rFonts w:ascii="Arial" w:eastAsia="Arial" w:hAnsi="Arial" w:cs="Arial"/>
          <w:b/>
          <w:color w:val="0432FF"/>
          <w:sz w:val="16"/>
          <w:szCs w:val="16"/>
        </w:rPr>
        <w:t xml:space="preserve"> </w:t>
      </w:r>
      <w:r>
        <w:rPr>
          <w:rFonts w:ascii="Arial" w:eastAsia="Arial" w:hAnsi="Arial" w:cs="Arial"/>
          <w:sz w:val="16"/>
          <w:szCs w:val="16"/>
        </w:rPr>
        <w:t>as described in the Order Form.</w:t>
      </w:r>
    </w:p>
    <w:p w14:paraId="000000D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User Accounts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all actions on Users’ accounts and for all Users’ compliance with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and Users must protect the confidentiality of their passwords and login credentials.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promptly notify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if it suspects or knows of any fraudulent activity with its accounts, passwords, or credentials, or if they become compromised. </w:t>
      </w:r>
    </w:p>
    <w:p w14:paraId="000000E0" w14:textId="1CC60AF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Feedback and Usage Data</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but is not required to, give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Feedback, in which case</w:t>
      </w:r>
      <w:r>
        <w:rPr>
          <w:rFonts w:ascii="Arial" w:eastAsia="Arial" w:hAnsi="Arial" w:cs="Arial"/>
          <w:color w:val="0432FF"/>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gives Feedback “AS IS”.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use all Feedback freely without any restriction or obligation. In addition,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collect and analyze Usage Data, and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freely use Usage Data to maintain, improve, enhance, and promote </w:t>
      </w:r>
      <w:r>
        <w:rPr>
          <w:rFonts w:ascii="Arial" w:eastAsia="Arial" w:hAnsi="Arial" w:cs="Arial"/>
          <w:b/>
          <w:color w:val="117086"/>
          <w:sz w:val="16"/>
          <w:szCs w:val="16"/>
        </w:rPr>
        <w:t>Provider’s</w:t>
      </w:r>
      <w:r>
        <w:rPr>
          <w:rFonts w:ascii="Arial" w:eastAsia="Arial" w:hAnsi="Arial" w:cs="Arial"/>
          <w:sz w:val="16"/>
          <w:szCs w:val="16"/>
        </w:rPr>
        <w:t xml:space="preserve"> products and services without restriction or obligation. However,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only disclose Usage Data to others if the Usage Data is aggregated and does not identify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or Users.</w:t>
      </w:r>
    </w:p>
    <w:p w14:paraId="000000E1" w14:textId="77777777" w:rsidR="00490584" w:rsidRPr="00FA770A" w:rsidRDefault="00000000">
      <w:pPr>
        <w:pStyle w:val="Heading2"/>
        <w:widowControl w:val="0"/>
        <w:spacing w:after="120"/>
        <w:ind w:firstLine="180"/>
      </w:pPr>
      <w:r>
        <w:rPr>
          <w:rFonts w:ascii="Arial" w:eastAsia="Arial" w:hAnsi="Arial" w:cs="Arial"/>
          <w:sz w:val="16"/>
          <w:szCs w:val="16"/>
          <w:u w:val="single"/>
        </w:rPr>
        <w:t>Customer Content</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copy, display, modify, and use Customer Content only as needed to provide and maintain the Product and related offerings.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is responsible for the accuracy and content of Customer Content.</w:t>
      </w:r>
    </w:p>
    <w:p w14:paraId="541DAC6A" w14:textId="029D0AFD" w:rsidR="00FA770A" w:rsidRDefault="00FA770A">
      <w:pPr>
        <w:pStyle w:val="Heading2"/>
        <w:widowControl w:val="0"/>
        <w:spacing w:after="120"/>
        <w:ind w:firstLine="180"/>
      </w:pPr>
      <w:r>
        <w:rPr>
          <w:rFonts w:ascii="Arial" w:eastAsia="Arial" w:hAnsi="Arial" w:cs="Arial"/>
          <w:sz w:val="16"/>
          <w:szCs w:val="16"/>
          <w:u w:val="single"/>
        </w:rPr>
        <w:t>Machine Learning</w:t>
      </w:r>
      <w:r w:rsidRPr="00FA770A">
        <w:rPr>
          <w:rFonts w:ascii="Arial" w:eastAsia="Arial" w:hAnsi="Arial" w:cs="Arial"/>
          <w:sz w:val="16"/>
          <w:szCs w:val="16"/>
        </w:rPr>
        <w:t xml:space="preserve">. </w:t>
      </w:r>
      <w:r w:rsidR="00ED4F13">
        <w:rPr>
          <w:rFonts w:ascii="Arial" w:eastAsia="Arial" w:hAnsi="Arial" w:cs="Arial"/>
          <w:sz w:val="16"/>
          <w:szCs w:val="16"/>
        </w:rPr>
        <w:t>Usage Data and Customer Content may be used to develop, train, or enhance artificial intelligen</w:t>
      </w:r>
      <w:r w:rsidR="0077139B">
        <w:rPr>
          <w:rFonts w:ascii="Arial" w:eastAsia="Arial" w:hAnsi="Arial" w:cs="Arial"/>
          <w:sz w:val="16"/>
          <w:szCs w:val="16"/>
        </w:rPr>
        <w:t>ce or</w:t>
      </w:r>
      <w:r w:rsidR="00ED4F13">
        <w:rPr>
          <w:rFonts w:ascii="Arial" w:eastAsia="Arial" w:hAnsi="Arial" w:cs="Arial"/>
          <w:sz w:val="16"/>
          <w:szCs w:val="16"/>
        </w:rPr>
        <w:t xml:space="preserve"> machine learning models </w:t>
      </w:r>
      <w:r w:rsidR="00B604E4">
        <w:rPr>
          <w:rFonts w:ascii="Arial" w:eastAsia="Arial" w:hAnsi="Arial" w:cs="Arial"/>
          <w:sz w:val="16"/>
          <w:szCs w:val="16"/>
        </w:rPr>
        <w:t xml:space="preserve">that are part of </w:t>
      </w:r>
      <w:r w:rsidR="00B604E4" w:rsidRPr="00B604E4">
        <w:rPr>
          <w:rFonts w:ascii="Arial" w:eastAsia="Arial" w:hAnsi="Arial" w:cs="Arial"/>
          <w:b/>
          <w:color w:val="117086"/>
          <w:sz w:val="16"/>
          <w:szCs w:val="16"/>
        </w:rPr>
        <w:t>Provider's</w:t>
      </w:r>
      <w:r w:rsidR="00B604E4">
        <w:rPr>
          <w:rFonts w:ascii="Arial" w:eastAsia="Arial" w:hAnsi="Arial" w:cs="Arial"/>
          <w:sz w:val="16"/>
          <w:szCs w:val="16"/>
        </w:rPr>
        <w:t xml:space="preserve"> products and services,</w:t>
      </w:r>
      <w:r w:rsidR="00ED4F13">
        <w:rPr>
          <w:rFonts w:ascii="Arial" w:eastAsia="Arial" w:hAnsi="Arial" w:cs="Arial"/>
          <w:sz w:val="16"/>
          <w:szCs w:val="16"/>
        </w:rPr>
        <w:t xml:space="preserve"> including third</w:t>
      </w:r>
      <w:r w:rsidR="00667F7B">
        <w:rPr>
          <w:rFonts w:ascii="Arial" w:eastAsia="Arial" w:hAnsi="Arial" w:cs="Arial"/>
          <w:sz w:val="16"/>
          <w:szCs w:val="16"/>
        </w:rPr>
        <w:t>-</w:t>
      </w:r>
      <w:r w:rsidR="00ED4F13">
        <w:rPr>
          <w:rFonts w:ascii="Arial" w:eastAsia="Arial" w:hAnsi="Arial" w:cs="Arial"/>
          <w:sz w:val="16"/>
          <w:szCs w:val="16"/>
        </w:rPr>
        <w:t xml:space="preserve">party components </w:t>
      </w:r>
      <w:r w:rsidR="00B604E4">
        <w:rPr>
          <w:rFonts w:ascii="Arial" w:eastAsia="Arial" w:hAnsi="Arial" w:cs="Arial"/>
          <w:sz w:val="16"/>
          <w:szCs w:val="16"/>
        </w:rPr>
        <w:t>of the Product</w:t>
      </w:r>
      <w:r w:rsidR="00B33956">
        <w:rPr>
          <w:rFonts w:ascii="Arial" w:eastAsia="Arial" w:hAnsi="Arial" w:cs="Arial"/>
          <w:sz w:val="16"/>
          <w:szCs w:val="16"/>
        </w:rPr>
        <w:t xml:space="preserve">, and </w:t>
      </w:r>
      <w:r w:rsidR="00B33956" w:rsidRPr="00B33956">
        <w:rPr>
          <w:rFonts w:ascii="Arial" w:eastAsia="Arial" w:hAnsi="Arial" w:cs="Arial"/>
          <w:b/>
          <w:color w:val="117086"/>
          <w:sz w:val="16"/>
          <w:szCs w:val="16"/>
        </w:rPr>
        <w:t>Customer</w:t>
      </w:r>
      <w:r w:rsidR="00B33956" w:rsidRPr="00B33956">
        <w:rPr>
          <w:rFonts w:ascii="Arial" w:eastAsia="Arial" w:hAnsi="Arial" w:cs="Arial"/>
          <w:sz w:val="16"/>
          <w:szCs w:val="16"/>
        </w:rPr>
        <w:t xml:space="preserve"> </w:t>
      </w:r>
      <w:r w:rsidR="00674AC9">
        <w:rPr>
          <w:rFonts w:ascii="Arial" w:eastAsia="Arial" w:hAnsi="Arial" w:cs="Arial"/>
          <w:sz w:val="16"/>
          <w:szCs w:val="16"/>
        </w:rPr>
        <w:t xml:space="preserve">authorizes </w:t>
      </w:r>
      <w:r w:rsidR="00B33956" w:rsidRPr="00B33956">
        <w:rPr>
          <w:rFonts w:ascii="Arial" w:eastAsia="Arial" w:hAnsi="Arial" w:cs="Arial"/>
          <w:b/>
          <w:color w:val="117086"/>
          <w:sz w:val="16"/>
          <w:szCs w:val="16"/>
        </w:rPr>
        <w:t>Provider</w:t>
      </w:r>
      <w:r w:rsidR="00B33956" w:rsidRPr="00B33956">
        <w:rPr>
          <w:rFonts w:ascii="Arial" w:eastAsia="Arial" w:hAnsi="Arial" w:cs="Arial"/>
          <w:sz w:val="16"/>
          <w:szCs w:val="16"/>
        </w:rPr>
        <w:t xml:space="preserve"> to process its Usage Data</w:t>
      </w:r>
      <w:r w:rsidR="00B33956">
        <w:rPr>
          <w:rFonts w:ascii="Arial" w:eastAsia="Arial" w:hAnsi="Arial" w:cs="Arial"/>
          <w:sz w:val="16"/>
          <w:szCs w:val="16"/>
        </w:rPr>
        <w:t xml:space="preserve"> and Customer Content</w:t>
      </w:r>
      <w:r w:rsidR="00B33956" w:rsidRPr="00B33956">
        <w:rPr>
          <w:rFonts w:ascii="Arial" w:eastAsia="Arial" w:hAnsi="Arial" w:cs="Arial"/>
          <w:sz w:val="16"/>
          <w:szCs w:val="16"/>
        </w:rPr>
        <w:t xml:space="preserve"> for such purpose</w:t>
      </w:r>
      <w:r w:rsidR="003D28CB">
        <w:rPr>
          <w:rFonts w:ascii="Arial" w:eastAsia="Arial" w:hAnsi="Arial" w:cs="Arial"/>
          <w:sz w:val="16"/>
          <w:szCs w:val="16"/>
        </w:rPr>
        <w:t>s</w:t>
      </w:r>
      <w:r w:rsidR="00B604E4">
        <w:rPr>
          <w:rFonts w:ascii="Arial" w:eastAsia="Arial" w:hAnsi="Arial" w:cs="Arial"/>
          <w:sz w:val="16"/>
          <w:szCs w:val="16"/>
        </w:rPr>
        <w:t xml:space="preserve">. </w:t>
      </w:r>
      <w:r w:rsidR="00501EA0">
        <w:rPr>
          <w:rFonts w:ascii="Arial" w:eastAsia="Arial" w:hAnsi="Arial" w:cs="Arial"/>
          <w:sz w:val="16"/>
          <w:szCs w:val="16"/>
        </w:rPr>
        <w:t xml:space="preserve">However, </w:t>
      </w:r>
      <w:r w:rsidR="00123D72">
        <w:rPr>
          <w:rFonts w:ascii="Arial" w:eastAsia="Arial" w:hAnsi="Arial" w:cs="Arial"/>
          <w:sz w:val="16"/>
          <w:szCs w:val="16"/>
        </w:rPr>
        <w:t xml:space="preserve">(a) </w:t>
      </w:r>
      <w:r w:rsidR="00B604E4">
        <w:rPr>
          <w:rFonts w:ascii="Arial" w:eastAsia="Arial" w:hAnsi="Arial" w:cs="Arial"/>
          <w:sz w:val="16"/>
          <w:szCs w:val="16"/>
        </w:rPr>
        <w:t xml:space="preserve">Usage Data and Customer Content </w:t>
      </w:r>
      <w:r w:rsidR="00501EA0">
        <w:rPr>
          <w:rFonts w:ascii="Arial" w:eastAsia="Arial" w:hAnsi="Arial" w:cs="Arial"/>
          <w:sz w:val="16"/>
          <w:szCs w:val="16"/>
        </w:rPr>
        <w:t xml:space="preserve">must </w:t>
      </w:r>
      <w:r w:rsidR="004F5B46">
        <w:rPr>
          <w:rFonts w:ascii="Arial" w:eastAsia="Arial" w:hAnsi="Arial" w:cs="Arial"/>
          <w:sz w:val="16"/>
          <w:szCs w:val="16"/>
        </w:rPr>
        <w:t>be aggregated</w:t>
      </w:r>
      <w:r w:rsidR="00501EA0">
        <w:rPr>
          <w:rFonts w:ascii="Arial" w:eastAsia="Arial" w:hAnsi="Arial" w:cs="Arial"/>
          <w:sz w:val="16"/>
          <w:szCs w:val="16"/>
        </w:rPr>
        <w:t xml:space="preserve"> before </w:t>
      </w:r>
      <w:r w:rsidR="005E17B0">
        <w:rPr>
          <w:rFonts w:ascii="Arial" w:eastAsia="Arial" w:hAnsi="Arial" w:cs="Arial"/>
          <w:sz w:val="16"/>
          <w:szCs w:val="16"/>
        </w:rPr>
        <w:t>it can be used for these purposes</w:t>
      </w:r>
      <w:r w:rsidR="00123D72">
        <w:rPr>
          <w:rFonts w:ascii="Arial" w:eastAsia="Arial" w:hAnsi="Arial" w:cs="Arial"/>
          <w:sz w:val="16"/>
          <w:szCs w:val="16"/>
        </w:rPr>
        <w:t>, and (b)</w:t>
      </w:r>
      <w:r w:rsidR="005E17B0">
        <w:rPr>
          <w:rFonts w:ascii="Arial" w:eastAsia="Arial" w:hAnsi="Arial" w:cs="Arial"/>
          <w:sz w:val="16"/>
          <w:szCs w:val="16"/>
        </w:rPr>
        <w:t xml:space="preserve"> </w:t>
      </w:r>
      <w:r w:rsidR="005E17B0" w:rsidRPr="005E17B0">
        <w:rPr>
          <w:rFonts w:ascii="Arial" w:eastAsia="Arial" w:hAnsi="Arial" w:cs="Arial"/>
          <w:b/>
          <w:color w:val="117086"/>
          <w:sz w:val="16"/>
          <w:szCs w:val="16"/>
        </w:rPr>
        <w:t>Provider</w:t>
      </w:r>
      <w:r w:rsidR="005E17B0">
        <w:rPr>
          <w:rFonts w:ascii="Arial" w:eastAsia="Arial" w:hAnsi="Arial" w:cs="Arial"/>
          <w:sz w:val="16"/>
          <w:szCs w:val="16"/>
        </w:rPr>
        <w:t xml:space="preserve"> will use commercially reasonable efforts </w:t>
      </w:r>
      <w:r w:rsidR="001E6274">
        <w:rPr>
          <w:rFonts w:ascii="Arial" w:eastAsia="Arial" w:hAnsi="Arial" w:cs="Arial"/>
          <w:sz w:val="16"/>
          <w:szCs w:val="16"/>
        </w:rPr>
        <w:t xml:space="preserve">consistent with industry </w:t>
      </w:r>
      <w:r w:rsidR="006D7F11">
        <w:rPr>
          <w:rFonts w:ascii="Arial" w:eastAsia="Arial" w:hAnsi="Arial" w:cs="Arial"/>
          <w:sz w:val="16"/>
          <w:szCs w:val="16"/>
        </w:rPr>
        <w:t xml:space="preserve">standard </w:t>
      </w:r>
      <w:r w:rsidR="001E6274">
        <w:rPr>
          <w:rFonts w:ascii="Arial" w:eastAsia="Arial" w:hAnsi="Arial" w:cs="Arial"/>
          <w:sz w:val="16"/>
          <w:szCs w:val="16"/>
        </w:rPr>
        <w:t xml:space="preserve">technology </w:t>
      </w:r>
      <w:r w:rsidR="005E17B0">
        <w:rPr>
          <w:rFonts w:ascii="Arial" w:eastAsia="Arial" w:hAnsi="Arial" w:cs="Arial"/>
          <w:sz w:val="16"/>
          <w:szCs w:val="16"/>
        </w:rPr>
        <w:t xml:space="preserve">to de-identify </w:t>
      </w:r>
      <w:r w:rsidR="001E6274">
        <w:rPr>
          <w:rFonts w:ascii="Arial" w:eastAsia="Arial" w:hAnsi="Arial" w:cs="Arial"/>
          <w:sz w:val="16"/>
          <w:szCs w:val="16"/>
        </w:rPr>
        <w:t>Usage Data and Customer Content before</w:t>
      </w:r>
      <w:r w:rsidR="00B33956">
        <w:rPr>
          <w:rFonts w:ascii="Arial" w:eastAsia="Arial" w:hAnsi="Arial" w:cs="Arial"/>
          <w:sz w:val="16"/>
          <w:szCs w:val="16"/>
        </w:rPr>
        <w:t xml:space="preserve"> such use</w:t>
      </w:r>
      <w:r w:rsidR="00123D72">
        <w:rPr>
          <w:rFonts w:ascii="Arial" w:eastAsia="Arial" w:hAnsi="Arial" w:cs="Arial"/>
          <w:sz w:val="16"/>
          <w:szCs w:val="16"/>
        </w:rPr>
        <w:t>. Nothing in this section will</w:t>
      </w:r>
      <w:r w:rsidR="00F40197">
        <w:rPr>
          <w:rFonts w:ascii="Arial" w:eastAsia="Arial" w:hAnsi="Arial" w:cs="Arial"/>
          <w:sz w:val="16"/>
          <w:szCs w:val="16"/>
        </w:rPr>
        <w:t xml:space="preserve"> reduce or</w:t>
      </w:r>
      <w:r w:rsidR="00123D72">
        <w:rPr>
          <w:rFonts w:ascii="Arial" w:eastAsia="Arial" w:hAnsi="Arial" w:cs="Arial"/>
          <w:sz w:val="16"/>
          <w:szCs w:val="16"/>
        </w:rPr>
        <w:t xml:space="preserve"> limit </w:t>
      </w:r>
      <w:r w:rsidR="00123D72" w:rsidRPr="00F40197">
        <w:rPr>
          <w:rFonts w:ascii="Arial" w:eastAsia="Arial" w:hAnsi="Arial" w:cs="Arial"/>
          <w:b/>
          <w:color w:val="117086"/>
          <w:sz w:val="16"/>
          <w:szCs w:val="16"/>
        </w:rPr>
        <w:t>Provider's</w:t>
      </w:r>
      <w:r w:rsidR="00123D72">
        <w:rPr>
          <w:rFonts w:ascii="Arial" w:eastAsia="Arial" w:hAnsi="Arial" w:cs="Arial"/>
          <w:sz w:val="16"/>
          <w:szCs w:val="16"/>
        </w:rPr>
        <w:t xml:space="preserve"> obligations </w:t>
      </w:r>
      <w:r w:rsidR="00674AC9">
        <w:rPr>
          <w:rFonts w:ascii="Arial" w:eastAsia="Arial" w:hAnsi="Arial" w:cs="Arial"/>
          <w:sz w:val="16"/>
          <w:szCs w:val="16"/>
        </w:rPr>
        <w:t>regarding</w:t>
      </w:r>
      <w:r w:rsidR="00B33956">
        <w:rPr>
          <w:rFonts w:ascii="Arial" w:eastAsia="Arial" w:hAnsi="Arial" w:cs="Arial"/>
          <w:sz w:val="16"/>
          <w:szCs w:val="16"/>
        </w:rPr>
        <w:t xml:space="preserve"> Personal Data that may be contained in Usage Data or Customer Content </w:t>
      </w:r>
      <w:r w:rsidR="00123D72">
        <w:rPr>
          <w:rFonts w:ascii="Arial" w:eastAsia="Arial" w:hAnsi="Arial" w:cs="Arial"/>
          <w:sz w:val="16"/>
          <w:szCs w:val="16"/>
        </w:rPr>
        <w:t xml:space="preserve">under Applicable Data Protection Laws. </w:t>
      </w:r>
      <w:r w:rsidR="003957F4">
        <w:rPr>
          <w:rFonts w:ascii="Arial" w:eastAsia="Arial" w:hAnsi="Arial" w:cs="Arial"/>
          <w:sz w:val="16"/>
          <w:szCs w:val="16"/>
        </w:rPr>
        <w:t>Due to the nature of artificial intelligence and machine learning, information generated</w:t>
      </w:r>
      <w:r w:rsidR="00174DCC">
        <w:rPr>
          <w:rFonts w:ascii="Arial" w:eastAsia="Arial" w:hAnsi="Arial" w:cs="Arial"/>
          <w:sz w:val="16"/>
          <w:szCs w:val="16"/>
        </w:rPr>
        <w:t xml:space="preserve"> by these features</w:t>
      </w:r>
      <w:r w:rsidR="003957F4">
        <w:rPr>
          <w:rFonts w:ascii="Arial" w:eastAsia="Arial" w:hAnsi="Arial" w:cs="Arial"/>
          <w:sz w:val="16"/>
          <w:szCs w:val="16"/>
        </w:rPr>
        <w:t xml:space="preserve"> may be incorrect or inaccurate. Product features that include artificial intelligence or machine learning models are not human and are not a substitute for human oversight.</w:t>
      </w:r>
    </w:p>
    <w:p w14:paraId="000000E2"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Restrictions &amp; Obligations</w:t>
      </w:r>
    </w:p>
    <w:p w14:paraId="000000E3"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Restrictions on Customer</w:t>
      </w:r>
      <w:r>
        <w:rPr>
          <w:rFonts w:ascii="Arial" w:eastAsia="Arial" w:hAnsi="Arial" w:cs="Arial"/>
          <w:sz w:val="16"/>
          <w:szCs w:val="16"/>
        </w:rPr>
        <w:t xml:space="preserve">. </w:t>
      </w:r>
    </w:p>
    <w:p w14:paraId="000000E4" w14:textId="4BC41F62"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Except as expressly permitted by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not (and will not allow anyone else to): (</w:t>
      </w:r>
      <w:proofErr w:type="spellStart"/>
      <w:r>
        <w:rPr>
          <w:rFonts w:ascii="Arial" w:eastAsia="Arial" w:hAnsi="Arial" w:cs="Arial"/>
          <w:sz w:val="16"/>
          <w:szCs w:val="16"/>
        </w:rPr>
        <w:t>i</w:t>
      </w:r>
      <w:proofErr w:type="spellEnd"/>
      <w:r>
        <w:rPr>
          <w:rFonts w:ascii="Arial" w:eastAsia="Arial" w:hAnsi="Arial" w:cs="Arial"/>
          <w:sz w:val="16"/>
          <w:szCs w:val="16"/>
        </w:rPr>
        <w:t xml:space="preserve">) reverse engineer, decompile, or attempt to discover any source code or underlying ideas or algorithms of the Product (except to the extent Applicable Laws prohibit this restriction); (ii) provide, sell, transfer, sublicense, lend, distribute, rent, or otherwise allow others to access or use the Product; (iii) remove any proprietary notices or labels; (iv) copy, modify, or create derivative works of the Product; (v) conduct security or vulnerability tests on, interfere with the operation of, cause performance degradation of, or circumvent access restrictions of the Product; (vi) access accounts, information, data, or portions of the Product to which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does not have explicit authorization; (vii) use the Product to develop a competing service or product; (viii) use the Product with any High Risk Activities or with </w:t>
      </w:r>
      <w:r w:rsidR="001B7396">
        <w:rPr>
          <w:rFonts w:ascii="Arial" w:eastAsia="Arial" w:hAnsi="Arial" w:cs="Arial"/>
          <w:sz w:val="16"/>
          <w:szCs w:val="16"/>
        </w:rPr>
        <w:t xml:space="preserve">any </w:t>
      </w:r>
      <w:r>
        <w:rPr>
          <w:rFonts w:ascii="Arial" w:eastAsia="Arial" w:hAnsi="Arial" w:cs="Arial"/>
          <w:sz w:val="16"/>
          <w:szCs w:val="16"/>
        </w:rPr>
        <w:t xml:space="preserve">activity prohibited by Applicable Laws; (ix) use the Product to obtain unauthorized access to anyone else’s networks or equipment; or (x) upload, submit, or otherwise make available to the Product any Customer Content to which </w:t>
      </w:r>
      <w:r>
        <w:rPr>
          <w:rFonts w:ascii="Arial" w:eastAsia="Arial" w:hAnsi="Arial" w:cs="Arial"/>
          <w:b/>
          <w:color w:val="117086"/>
          <w:sz w:val="16"/>
          <w:szCs w:val="16"/>
        </w:rPr>
        <w:t>Customer</w:t>
      </w:r>
      <w:r>
        <w:rPr>
          <w:rFonts w:ascii="Arial" w:eastAsia="Arial" w:hAnsi="Arial" w:cs="Arial"/>
          <w:sz w:val="16"/>
          <w:szCs w:val="16"/>
        </w:rPr>
        <w:t xml:space="preserve"> and Users do not have the proper rights.</w:t>
      </w:r>
    </w:p>
    <w:p w14:paraId="000000E5" w14:textId="77777777" w:rsidR="00490584" w:rsidRDefault="00000000">
      <w:pPr>
        <w:pStyle w:val="Heading3"/>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Use of the Product must comply with all Documentation and </w:t>
      </w:r>
      <w:r>
        <w:rPr>
          <w:rFonts w:ascii="Arial" w:eastAsia="Arial" w:hAnsi="Arial" w:cs="Arial"/>
          <w:b/>
          <w:color w:val="117086"/>
          <w:sz w:val="16"/>
          <w:szCs w:val="16"/>
        </w:rPr>
        <w:t>Use Limitations</w:t>
      </w:r>
      <w:r>
        <w:rPr>
          <w:rFonts w:ascii="Arial" w:eastAsia="Arial" w:hAnsi="Arial" w:cs="Arial"/>
          <w:sz w:val="16"/>
          <w:szCs w:val="16"/>
        </w:rPr>
        <w:t>.</w:t>
      </w:r>
    </w:p>
    <w:p w14:paraId="000000E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Suspension</w:t>
      </w:r>
      <w:r>
        <w:rPr>
          <w:rFonts w:ascii="Arial" w:eastAsia="Arial" w:hAnsi="Arial" w:cs="Arial"/>
          <w:sz w:val="16"/>
          <w:szCs w:val="16"/>
        </w:rPr>
        <w:t xml:space="preserve">.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(a) has an outstanding, undisputed balance on its account for more than 30 days; (b) breaches Section 2.1 (Restrictions on Customer); or (c) uses the Product in violation of the Agreement or in a way that materially and negatively impacts the Product or others, then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temporarily suspend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access to the Product with or without notice. However,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try to inform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before suspending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account when practical.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reinstate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access to the Product only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resolves the underlying issue.</w:t>
      </w:r>
    </w:p>
    <w:p w14:paraId="000000E9"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Privacy &amp; Security</w:t>
      </w:r>
    </w:p>
    <w:p w14:paraId="000000E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Personal Data</w:t>
      </w:r>
      <w:r>
        <w:rPr>
          <w:rFonts w:ascii="Arial" w:eastAsia="Arial" w:hAnsi="Arial" w:cs="Arial"/>
          <w:sz w:val="16"/>
          <w:szCs w:val="16"/>
        </w:rPr>
        <w:t xml:space="preserve">.  Before submitting Personal Data governed by GDPR,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must enter into a data processing agreement</w:t>
      </w:r>
      <w:r>
        <w:rPr>
          <w:rFonts w:ascii="Arial" w:eastAsia="Arial" w:hAnsi="Arial" w:cs="Arial"/>
          <w:color w:val="0432FF"/>
          <w:sz w:val="16"/>
          <w:szCs w:val="16"/>
        </w:rPr>
        <w:t xml:space="preserve"> </w:t>
      </w:r>
      <w:r>
        <w:rPr>
          <w:rFonts w:ascii="Arial" w:eastAsia="Arial" w:hAnsi="Arial" w:cs="Arial"/>
          <w:sz w:val="16"/>
          <w:szCs w:val="16"/>
        </w:rPr>
        <w:t xml:space="preserve">with </w:t>
      </w:r>
      <w:r>
        <w:rPr>
          <w:rFonts w:ascii="Arial" w:eastAsia="Arial" w:hAnsi="Arial" w:cs="Arial"/>
          <w:b/>
          <w:color w:val="117086"/>
          <w:sz w:val="16"/>
          <w:szCs w:val="16"/>
        </w:rPr>
        <w:t>Provider</w:t>
      </w:r>
      <w:r>
        <w:rPr>
          <w:rFonts w:ascii="Arial" w:eastAsia="Arial" w:hAnsi="Arial" w:cs="Arial"/>
          <w:sz w:val="16"/>
          <w:szCs w:val="16"/>
        </w:rPr>
        <w:t xml:space="preserve">. If the parties have a </w:t>
      </w:r>
      <w:r>
        <w:rPr>
          <w:rFonts w:ascii="Arial" w:eastAsia="Arial" w:hAnsi="Arial" w:cs="Arial"/>
          <w:b/>
          <w:color w:val="117086"/>
          <w:sz w:val="16"/>
          <w:szCs w:val="16"/>
        </w:rPr>
        <w:t>DPA</w:t>
      </w:r>
      <w:r>
        <w:rPr>
          <w:rFonts w:ascii="Arial" w:eastAsia="Arial" w:hAnsi="Arial" w:cs="Arial"/>
          <w:sz w:val="16"/>
          <w:szCs w:val="16"/>
        </w:rPr>
        <w:t xml:space="preserve">, each party will comply with its obligations in the </w:t>
      </w:r>
      <w:r>
        <w:rPr>
          <w:rFonts w:ascii="Arial" w:eastAsia="Arial" w:hAnsi="Arial" w:cs="Arial"/>
          <w:b/>
          <w:color w:val="117086"/>
          <w:sz w:val="16"/>
          <w:szCs w:val="16"/>
        </w:rPr>
        <w:t>DPA</w:t>
      </w:r>
      <w:r>
        <w:rPr>
          <w:rFonts w:ascii="Arial" w:eastAsia="Arial" w:hAnsi="Arial" w:cs="Arial"/>
          <w:sz w:val="16"/>
          <w:szCs w:val="16"/>
        </w:rPr>
        <w:t>, the terms of the</w:t>
      </w:r>
      <w:r>
        <w:rPr>
          <w:rFonts w:ascii="Arial" w:eastAsia="Arial" w:hAnsi="Arial" w:cs="Arial"/>
          <w:color w:val="0432FF"/>
          <w:sz w:val="16"/>
          <w:szCs w:val="16"/>
        </w:rPr>
        <w:t xml:space="preserve"> </w:t>
      </w:r>
      <w:r>
        <w:rPr>
          <w:rFonts w:ascii="Arial" w:eastAsia="Arial" w:hAnsi="Arial" w:cs="Arial"/>
          <w:b/>
          <w:color w:val="117086"/>
          <w:sz w:val="16"/>
          <w:szCs w:val="16"/>
        </w:rPr>
        <w:t>DPA</w:t>
      </w:r>
      <w:r>
        <w:rPr>
          <w:rFonts w:ascii="Arial" w:eastAsia="Arial" w:hAnsi="Arial" w:cs="Arial"/>
          <w:color w:val="0432FF"/>
          <w:sz w:val="16"/>
          <w:szCs w:val="16"/>
        </w:rPr>
        <w:t xml:space="preserve"> </w:t>
      </w:r>
      <w:r>
        <w:rPr>
          <w:rFonts w:ascii="Arial" w:eastAsia="Arial" w:hAnsi="Arial" w:cs="Arial"/>
          <w:sz w:val="16"/>
          <w:szCs w:val="16"/>
        </w:rPr>
        <w:t xml:space="preserve">will control each party’s rights and obligations as to Personal Data, and the terms of the </w:t>
      </w:r>
      <w:r>
        <w:rPr>
          <w:rFonts w:ascii="Arial" w:eastAsia="Arial" w:hAnsi="Arial" w:cs="Arial"/>
          <w:b/>
          <w:color w:val="117086"/>
          <w:sz w:val="16"/>
          <w:szCs w:val="16"/>
        </w:rPr>
        <w:t>DPA</w:t>
      </w:r>
      <w:r>
        <w:rPr>
          <w:rFonts w:ascii="Arial" w:eastAsia="Arial" w:hAnsi="Arial" w:cs="Arial"/>
          <w:sz w:val="16"/>
          <w:szCs w:val="16"/>
        </w:rPr>
        <w:t xml:space="preserve"> will control in the event of any conflict with this Agreement. </w:t>
      </w:r>
    </w:p>
    <w:p w14:paraId="000000E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Prohibited Data</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not (and will not allow anyone else to) submit Prohibited Data to the Product unless authorized by the Order Form or Key Terms.</w:t>
      </w:r>
    </w:p>
    <w:p w14:paraId="000000ED" w14:textId="372E8B2B"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Payment &amp; Taxes</w:t>
      </w:r>
    </w:p>
    <w:p w14:paraId="000000E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Fees</w:t>
      </w:r>
      <w:r>
        <w:rPr>
          <w:rFonts w:ascii="Arial" w:eastAsia="Arial" w:hAnsi="Arial" w:cs="Arial"/>
          <w:sz w:val="16"/>
          <w:szCs w:val="16"/>
        </w:rPr>
        <w:t xml:space="preserve">.  Unless the Order Form specifies a different currency, all Fees are in U.S. Dollars and are </w:t>
      </w:r>
      <w:del w:id="1003" w:author="Contoso Procurement" w:date="2026-10-17T10:08:57Z">
        <w:r>
          <w:rPr>
            <w:rFonts w:ascii="Arial" w:eastAsia="Arial" w:hAnsi="Arial" w:cs="Arial"/>
            <w:sz w:val="16"/>
            <w:szCs w:val="16"/>
          </w:rPr>
          <w:delText xml:space="preserve">exclusive </w:delText>
        </w:r>
      </w:del>
      <w:ins w:id="1002" w:author="Contoso Procurement" w:date="2026-10-17T10:08:57Z">
        <w:r>
          <w:rPr>
            <w:rFonts w:ascii="Arial" w:eastAsia="Arial" w:hAnsi="Arial" w:cs="Arial"/>
            <w:sz w:val="16"/>
            <w:szCs w:val="16"/>
          </w:rPr>
          <w:t xml:space="preserve">inclusive </w:t>
        </w:r>
      </w:ins>
      <w:r>
        <w:rPr>
          <w:rFonts w:ascii="Arial" w:eastAsia="Arial" w:hAnsi="Arial" w:cs="Arial"/>
          <w:sz w:val="16"/>
          <w:szCs w:val="16"/>
        </w:rPr>
        <w:t xml:space="preserve">of taxes. Except for the prorated refund of prepaid Fees allowed with specific termination rights given in the Agreement, Fees are non-refundable. </w:t>
      </w:r>
    </w:p>
    <w:p w14:paraId="000000EF" w14:textId="1A9FCAE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Invoicing</w:t>
      </w:r>
      <w:r>
        <w:rPr>
          <w:rFonts w:ascii="Arial" w:eastAsia="Arial" w:hAnsi="Arial" w:cs="Arial"/>
          <w:sz w:val="16"/>
          <w:szCs w:val="16"/>
        </w:rPr>
        <w:t xml:space="preserve">.  For a </w:t>
      </w:r>
      <w:r>
        <w:rPr>
          <w:rFonts w:ascii="Arial" w:eastAsia="Arial" w:hAnsi="Arial" w:cs="Arial"/>
          <w:b/>
          <w:color w:val="117086"/>
          <w:sz w:val="16"/>
          <w:szCs w:val="16"/>
        </w:rPr>
        <w:t xml:space="preserve">Payment Process </w:t>
      </w:r>
      <w:r>
        <w:rPr>
          <w:rFonts w:ascii="Arial" w:eastAsia="Arial" w:hAnsi="Arial" w:cs="Arial"/>
          <w:sz w:val="16"/>
          <w:szCs w:val="16"/>
        </w:rPr>
        <w:t xml:space="preserve">with invoicing, </w:t>
      </w:r>
      <w:r>
        <w:rPr>
          <w:rFonts w:ascii="Arial" w:eastAsia="Arial" w:hAnsi="Arial" w:cs="Arial"/>
          <w:b/>
          <w:color w:val="117086"/>
          <w:sz w:val="16"/>
          <w:szCs w:val="16"/>
        </w:rPr>
        <w:t>Provider</w:t>
      </w:r>
      <w:r>
        <w:rPr>
          <w:rFonts w:ascii="Arial" w:eastAsia="Arial" w:hAnsi="Arial" w:cs="Arial"/>
          <w:sz w:val="16"/>
          <w:szCs w:val="16"/>
        </w:rPr>
        <w:t xml:space="preserve"> will send invoices for usage-based Fees in arrears and for all other Fees in advance, in each case according to the </w:t>
      </w:r>
      <w:r>
        <w:rPr>
          <w:rFonts w:ascii="Arial" w:eastAsia="Arial" w:hAnsi="Arial" w:cs="Arial"/>
          <w:b/>
          <w:color w:val="117086"/>
          <w:sz w:val="16"/>
          <w:szCs w:val="16"/>
        </w:rPr>
        <w:t>Payment Process</w:t>
      </w:r>
      <w:r>
        <w:rPr>
          <w:rFonts w:ascii="Arial" w:eastAsia="Arial" w:hAnsi="Arial" w:cs="Arial"/>
          <w:sz w:val="16"/>
          <w:szCs w:val="16"/>
        </w:rPr>
        <w:t xml:space="preserve">. </w:t>
      </w:r>
    </w:p>
    <w:p w14:paraId="000000F0" w14:textId="472749E5"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Automatic </w:t>
      </w:r>
      <w:r w:rsidR="00A222BC">
        <w:rPr>
          <w:rFonts w:ascii="Arial" w:eastAsia="Arial" w:hAnsi="Arial" w:cs="Arial"/>
          <w:sz w:val="16"/>
          <w:szCs w:val="16"/>
          <w:u w:val="single"/>
        </w:rPr>
        <w:t>Payment</w:t>
      </w:r>
      <w:r>
        <w:rPr>
          <w:rFonts w:ascii="Arial" w:eastAsia="Arial" w:hAnsi="Arial" w:cs="Arial"/>
          <w:sz w:val="16"/>
          <w:szCs w:val="16"/>
        </w:rPr>
        <w:t xml:space="preserve">.  For a </w:t>
      </w:r>
      <w:r>
        <w:rPr>
          <w:rFonts w:ascii="Arial" w:eastAsia="Arial" w:hAnsi="Arial" w:cs="Arial"/>
          <w:b/>
          <w:color w:val="117086"/>
          <w:sz w:val="16"/>
          <w:szCs w:val="16"/>
        </w:rPr>
        <w:t xml:space="preserve">Payment Process </w:t>
      </w:r>
      <w:r>
        <w:rPr>
          <w:rFonts w:ascii="Arial" w:eastAsia="Arial" w:hAnsi="Arial" w:cs="Arial"/>
          <w:sz w:val="16"/>
          <w:szCs w:val="16"/>
        </w:rPr>
        <w:t xml:space="preserve">with automatic </w:t>
      </w:r>
      <w:r w:rsidR="00A222BC">
        <w:rPr>
          <w:rFonts w:ascii="Arial" w:eastAsia="Arial" w:hAnsi="Arial" w:cs="Arial"/>
          <w:sz w:val="16"/>
          <w:szCs w:val="16"/>
        </w:rPr>
        <w:t>payment</w:t>
      </w:r>
      <w:r>
        <w:rPr>
          <w:rFonts w:ascii="Arial" w:eastAsia="Arial" w:hAnsi="Arial" w:cs="Arial"/>
          <w:sz w:val="16"/>
          <w:szCs w:val="16"/>
        </w:rPr>
        <w:t xml:space="preserve">, </w:t>
      </w:r>
      <w:r w:rsidRPr="00561454">
        <w:rPr>
          <w:rFonts w:ascii="Arial" w:eastAsia="Arial" w:hAnsi="Arial" w:cs="Arial"/>
          <w:b/>
          <w:color w:val="117086"/>
          <w:sz w:val="16"/>
          <w:szCs w:val="16"/>
        </w:rPr>
        <w:t>Provider</w:t>
      </w:r>
      <w:r>
        <w:rPr>
          <w:rFonts w:ascii="Arial" w:eastAsia="Arial" w:hAnsi="Arial" w:cs="Arial"/>
          <w:sz w:val="16"/>
          <w:szCs w:val="16"/>
        </w:rPr>
        <w:t xml:space="preserve"> </w:t>
      </w:r>
      <w:r w:rsidR="008159A7">
        <w:rPr>
          <w:rFonts w:ascii="Arial" w:eastAsia="Arial" w:hAnsi="Arial" w:cs="Arial"/>
          <w:sz w:val="16"/>
          <w:szCs w:val="16"/>
        </w:rPr>
        <w:t xml:space="preserve">will automatically </w:t>
      </w:r>
      <w:r>
        <w:rPr>
          <w:rFonts w:ascii="Arial" w:eastAsia="Arial" w:hAnsi="Arial" w:cs="Arial"/>
          <w:sz w:val="16"/>
          <w:szCs w:val="16"/>
        </w:rPr>
        <w:t xml:space="preserve">charge the credit card, debit card, or other payment </w:t>
      </w:r>
      <w:r w:rsidR="00561454">
        <w:rPr>
          <w:rFonts w:ascii="Arial" w:eastAsia="Arial" w:hAnsi="Arial" w:cs="Arial"/>
          <w:sz w:val="16"/>
          <w:szCs w:val="16"/>
        </w:rPr>
        <w:t>method</w:t>
      </w:r>
      <w:r>
        <w:rPr>
          <w:rFonts w:ascii="Arial" w:eastAsia="Arial" w:hAnsi="Arial" w:cs="Arial"/>
          <w:sz w:val="16"/>
          <w:szCs w:val="16"/>
        </w:rPr>
        <w:t xml:space="preserve"> on file for Fees according to the </w:t>
      </w:r>
      <w:r>
        <w:rPr>
          <w:rFonts w:ascii="Arial" w:eastAsia="Arial" w:hAnsi="Arial" w:cs="Arial"/>
          <w:b/>
          <w:color w:val="117086"/>
          <w:sz w:val="16"/>
          <w:szCs w:val="16"/>
        </w:rPr>
        <w:t>Payment Process</w:t>
      </w:r>
      <w:r w:rsidR="008159A7">
        <w:rPr>
          <w:rFonts w:ascii="Arial" w:eastAsia="Arial" w:hAnsi="Arial" w:cs="Arial"/>
          <w:b/>
          <w:color w:val="117086"/>
          <w:sz w:val="16"/>
          <w:szCs w:val="16"/>
        </w:rPr>
        <w:t xml:space="preserve"> </w:t>
      </w:r>
      <w:r w:rsidR="008159A7" w:rsidRPr="008159A7">
        <w:rPr>
          <w:rFonts w:ascii="Arial" w:eastAsia="Arial" w:hAnsi="Arial" w:cs="Arial"/>
          <w:sz w:val="16"/>
          <w:szCs w:val="16"/>
        </w:rPr>
        <w:t>and</w:t>
      </w:r>
      <w:r w:rsidR="008159A7">
        <w:rPr>
          <w:rFonts w:ascii="Arial" w:eastAsia="Arial" w:hAnsi="Arial" w:cs="Arial"/>
          <w:sz w:val="16"/>
          <w:szCs w:val="16"/>
        </w:rPr>
        <w:t xml:space="preserve"> </w:t>
      </w:r>
      <w:r w:rsidR="008159A7" w:rsidRPr="008159A7">
        <w:rPr>
          <w:rFonts w:ascii="Arial" w:eastAsia="Arial" w:hAnsi="Arial" w:cs="Arial"/>
          <w:b/>
          <w:color w:val="117086"/>
          <w:sz w:val="16"/>
          <w:szCs w:val="16"/>
        </w:rPr>
        <w:t>Customer</w:t>
      </w:r>
      <w:r w:rsidR="008159A7">
        <w:rPr>
          <w:rFonts w:ascii="Arial" w:eastAsia="Arial" w:hAnsi="Arial" w:cs="Arial"/>
          <w:sz w:val="16"/>
          <w:szCs w:val="16"/>
        </w:rPr>
        <w:t xml:space="preserve"> authorizes all such charges. In this case, </w:t>
      </w:r>
      <w:r w:rsidR="003957C7" w:rsidRPr="003957C7">
        <w:rPr>
          <w:rFonts w:ascii="Arial" w:eastAsia="Arial" w:hAnsi="Arial" w:cs="Arial"/>
          <w:b/>
          <w:color w:val="117086"/>
          <w:sz w:val="16"/>
          <w:szCs w:val="16"/>
        </w:rPr>
        <w:t>Provider</w:t>
      </w:r>
      <w:r w:rsidR="003957C7">
        <w:rPr>
          <w:rFonts w:ascii="Arial" w:eastAsia="Arial" w:hAnsi="Arial" w:cs="Arial"/>
          <w:sz w:val="16"/>
          <w:szCs w:val="16"/>
        </w:rPr>
        <w:t xml:space="preserve"> will make a copy of </w:t>
      </w:r>
      <w:r w:rsidR="003957C7" w:rsidRPr="003957C7">
        <w:rPr>
          <w:rFonts w:ascii="Arial" w:eastAsia="Arial" w:hAnsi="Arial" w:cs="Arial"/>
          <w:b/>
          <w:color w:val="117086"/>
          <w:sz w:val="16"/>
          <w:szCs w:val="16"/>
        </w:rPr>
        <w:t>Customer's</w:t>
      </w:r>
      <w:r w:rsidR="003957C7">
        <w:rPr>
          <w:rFonts w:ascii="Arial" w:eastAsia="Arial" w:hAnsi="Arial" w:cs="Arial"/>
          <w:sz w:val="16"/>
          <w:szCs w:val="16"/>
        </w:rPr>
        <w:t xml:space="preserve"> bills or transaction history available to </w:t>
      </w:r>
      <w:r w:rsidR="003957C7" w:rsidRPr="003957C7">
        <w:rPr>
          <w:rFonts w:ascii="Arial" w:eastAsia="Arial" w:hAnsi="Arial" w:cs="Arial"/>
          <w:b/>
          <w:color w:val="117086"/>
          <w:sz w:val="16"/>
          <w:szCs w:val="16"/>
        </w:rPr>
        <w:t>Customer</w:t>
      </w:r>
      <w:r w:rsidR="003957C7">
        <w:rPr>
          <w:rFonts w:ascii="Arial" w:eastAsia="Arial" w:hAnsi="Arial" w:cs="Arial"/>
          <w:sz w:val="16"/>
          <w:szCs w:val="16"/>
        </w:rPr>
        <w:t>.</w:t>
      </w:r>
    </w:p>
    <w:p w14:paraId="000000F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Taxes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all duties, taxes, and levies that apply to Fees, including sales, use, VAT, GST, or withholding, that </w:t>
      </w:r>
      <w:r>
        <w:rPr>
          <w:rFonts w:ascii="Arial" w:eastAsia="Arial" w:hAnsi="Arial" w:cs="Arial"/>
          <w:b/>
          <w:color w:val="117086"/>
          <w:sz w:val="16"/>
          <w:szCs w:val="16"/>
        </w:rPr>
        <w:t>Provider</w:t>
      </w:r>
      <w:r>
        <w:rPr>
          <w:rFonts w:ascii="Arial" w:eastAsia="Arial" w:hAnsi="Arial" w:cs="Arial"/>
          <w:sz w:val="16"/>
          <w:szCs w:val="16"/>
        </w:rPr>
        <w:t xml:space="preserve"> itemizes and includes in an invoice. However,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not responsible for </w:t>
      </w:r>
      <w:r>
        <w:rPr>
          <w:rFonts w:ascii="Arial" w:eastAsia="Arial" w:hAnsi="Arial" w:cs="Arial"/>
          <w:b/>
          <w:color w:val="117086"/>
          <w:sz w:val="16"/>
          <w:szCs w:val="16"/>
        </w:rPr>
        <w:t>Provider’s</w:t>
      </w:r>
      <w:r>
        <w:rPr>
          <w:rFonts w:ascii="Arial" w:eastAsia="Arial" w:hAnsi="Arial" w:cs="Arial"/>
          <w:color w:val="0432FF"/>
          <w:sz w:val="16"/>
          <w:szCs w:val="16"/>
        </w:rPr>
        <w:t xml:space="preserve"> </w:t>
      </w:r>
      <w:r>
        <w:rPr>
          <w:rFonts w:ascii="Arial" w:eastAsia="Arial" w:hAnsi="Arial" w:cs="Arial"/>
          <w:sz w:val="16"/>
          <w:szCs w:val="16"/>
        </w:rPr>
        <w:t>income taxes.</w:t>
      </w:r>
    </w:p>
    <w:p w14:paraId="000000F2"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Payment</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pay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Fees and taxes in U.S. Dollars, unless the Order Form specifies a different currency, according to the </w:t>
      </w:r>
      <w:r>
        <w:rPr>
          <w:rFonts w:ascii="Arial" w:eastAsia="Arial" w:hAnsi="Arial" w:cs="Arial"/>
          <w:b/>
          <w:color w:val="117086"/>
          <w:sz w:val="16"/>
          <w:szCs w:val="16"/>
        </w:rPr>
        <w:t>Payment</w:t>
      </w:r>
      <w:r>
        <w:rPr>
          <w:rFonts w:ascii="Arial" w:eastAsia="Arial" w:hAnsi="Arial" w:cs="Arial"/>
          <w:b/>
          <w:color w:val="0432FF"/>
          <w:sz w:val="16"/>
          <w:szCs w:val="16"/>
        </w:rPr>
        <w:t xml:space="preserve"> </w:t>
      </w:r>
      <w:r>
        <w:rPr>
          <w:rFonts w:ascii="Arial" w:eastAsia="Arial" w:hAnsi="Arial" w:cs="Arial"/>
          <w:b/>
          <w:color w:val="117086"/>
          <w:sz w:val="16"/>
          <w:szCs w:val="16"/>
        </w:rPr>
        <w:t>Process</w:t>
      </w:r>
      <w:r>
        <w:rPr>
          <w:rFonts w:ascii="Arial" w:eastAsia="Arial" w:hAnsi="Arial" w:cs="Arial"/>
          <w:sz w:val="16"/>
          <w:szCs w:val="16"/>
        </w:rPr>
        <w:t xml:space="preserve">. </w:t>
      </w:r>
    </w:p>
    <w:p w14:paraId="000000F3" w14:textId="49D2A9BE" w:rsidR="00490584" w:rsidRDefault="008545E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Payment Dispute</w:t>
      </w:r>
      <w:r>
        <w:rPr>
          <w:rFonts w:ascii="Arial" w:eastAsia="Arial" w:hAnsi="Arial" w:cs="Arial"/>
          <w:sz w:val="16"/>
          <w:szCs w:val="16"/>
        </w:rPr>
        <w:t xml:space="preserve">.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has a good-faith disagreement about the Fees charged or invoiced,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must notify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about the dispute before payment is due, or within 30 days of an automatic payment, and must pay all undisputed amounts on time. The parties will work together to resolve the dispute within 15 days. If no resolution is agreed, each party may pursue any remedies available under the </w:t>
      </w:r>
      <w:r>
        <w:rPr>
          <w:rFonts w:ascii="Arial" w:eastAsia="Arial" w:hAnsi="Arial" w:cs="Arial"/>
          <w:sz w:val="16"/>
          <w:szCs w:val="16"/>
        </w:rPr>
        <w:lastRenderedPageBreak/>
        <w:t>Agreement or Applicable Laws.</w:t>
      </w:r>
    </w:p>
    <w:p w14:paraId="000000F4"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Term &amp; Termination</w:t>
      </w:r>
    </w:p>
    <w:p w14:paraId="000000F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Order Form and Agreement</w:t>
      </w:r>
      <w:r>
        <w:rPr>
          <w:rFonts w:ascii="Arial" w:eastAsia="Arial" w:hAnsi="Arial" w:cs="Arial"/>
          <w:sz w:val="16"/>
          <w:szCs w:val="16"/>
        </w:rPr>
        <w:t xml:space="preserve">.  For each Order Form, the Agreement will start on the </w:t>
      </w:r>
      <w:r>
        <w:rPr>
          <w:rFonts w:ascii="Arial" w:eastAsia="Arial" w:hAnsi="Arial" w:cs="Arial"/>
          <w:b/>
          <w:color w:val="117086"/>
          <w:sz w:val="16"/>
          <w:szCs w:val="16"/>
        </w:rPr>
        <w:t>Order</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continue through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and automatically renew for additional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Periods</w:t>
      </w:r>
      <w:r>
        <w:rPr>
          <w:rFonts w:ascii="Arial" w:eastAsia="Arial" w:hAnsi="Arial" w:cs="Arial"/>
          <w:sz w:val="16"/>
          <w:szCs w:val="16"/>
        </w:rPr>
        <w:t xml:space="preserve"> unless one party gives notice of non-renewal to the other party before the </w:t>
      </w:r>
      <w:r>
        <w:rPr>
          <w:rFonts w:ascii="Arial" w:eastAsia="Arial" w:hAnsi="Arial" w:cs="Arial"/>
          <w:b/>
          <w:color w:val="117086"/>
          <w:sz w:val="16"/>
          <w:szCs w:val="16"/>
        </w:rPr>
        <w:t>Non-Renewal</w:t>
      </w:r>
      <w:r>
        <w:rPr>
          <w:rFonts w:ascii="Arial" w:eastAsia="Arial" w:hAnsi="Arial" w:cs="Arial"/>
          <w:b/>
          <w:color w:val="0432FF"/>
          <w:sz w:val="16"/>
          <w:szCs w:val="16"/>
        </w:rPr>
        <w:t xml:space="preserve"> </w:t>
      </w:r>
      <w:r>
        <w:rPr>
          <w:rFonts w:ascii="Arial" w:eastAsia="Arial" w:hAnsi="Arial" w:cs="Arial"/>
          <w:b/>
          <w:color w:val="117086"/>
          <w:sz w:val="16"/>
          <w:szCs w:val="16"/>
        </w:rPr>
        <w:t>Notice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w:t>
      </w:r>
    </w:p>
    <w:p w14:paraId="000000FC"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Framework Terms</w:t>
      </w:r>
      <w:r>
        <w:rPr>
          <w:rFonts w:ascii="Arial" w:eastAsia="Arial" w:hAnsi="Arial" w:cs="Arial"/>
          <w:sz w:val="16"/>
          <w:szCs w:val="16"/>
        </w:rPr>
        <w:t xml:space="preserve">.  These Framework Terms will start on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b/>
          <w:color w:val="0432FF"/>
          <w:sz w:val="16"/>
          <w:szCs w:val="16"/>
        </w:rPr>
        <w:t xml:space="preserve"> </w:t>
      </w:r>
      <w:r>
        <w:rPr>
          <w:rFonts w:ascii="Arial" w:eastAsia="Arial" w:hAnsi="Arial" w:cs="Arial"/>
          <w:sz w:val="16"/>
          <w:szCs w:val="16"/>
        </w:rPr>
        <w:t>and continue for the longer of one year or until all Order Forms governed by the Framework Terms have ended.</w:t>
      </w:r>
    </w:p>
    <w:p w14:paraId="000000FD"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Termination</w:t>
      </w:r>
      <w:r>
        <w:rPr>
          <w:rFonts w:ascii="Arial" w:eastAsia="Arial" w:hAnsi="Arial" w:cs="Arial"/>
          <w:sz w:val="16"/>
          <w:szCs w:val="16"/>
        </w:rPr>
        <w:t>.  Either party may terminate the Framework Terms or an Order Form immediately:</w:t>
      </w:r>
    </w:p>
    <w:p w14:paraId="000000FE"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if the other party fails to cure a material breach of the Framework Terms or an Order Form following 30 </w:t>
      </w:r>
      <w:proofErr w:type="spellStart"/>
      <w:r>
        <w:rPr>
          <w:rFonts w:ascii="Arial" w:eastAsia="Arial" w:hAnsi="Arial" w:cs="Arial"/>
          <w:sz w:val="16"/>
          <w:szCs w:val="16"/>
        </w:rPr>
        <w:t xml:space="preserve">days </w:t>
      </w:r>
      <w:proofErr w:type="gramStart"/>
      <w:r>
        <w:rPr>
          <w:rFonts w:ascii="Arial" w:eastAsia="Arial" w:hAnsi="Arial" w:cs="Arial"/>
          <w:sz w:val="16"/>
          <w:szCs w:val="16"/>
        </w:rPr>
        <w:t>notice</w:t>
      </w:r>
      <w:proofErr w:type="spellEnd"/>
      <w:r>
        <w:rPr>
          <w:rFonts w:ascii="Arial" w:eastAsia="Arial" w:hAnsi="Arial" w:cs="Arial"/>
          <w:sz w:val="16"/>
          <w:szCs w:val="16"/>
        </w:rPr>
        <w:t>;</w:t>
      </w:r>
      <w:proofErr w:type="gramEnd"/>
      <w:r>
        <w:rPr>
          <w:rFonts w:ascii="Arial" w:eastAsia="Arial" w:hAnsi="Arial" w:cs="Arial"/>
          <w:sz w:val="16"/>
          <w:szCs w:val="16"/>
        </w:rPr>
        <w:t xml:space="preserve"> </w:t>
      </w:r>
    </w:p>
    <w:p w14:paraId="000000FF" w14:textId="77777777" w:rsidR="00490584" w:rsidRDefault="00000000">
      <w:pPr>
        <w:pStyle w:val="Heading3"/>
        <w:widowControl w:val="0"/>
        <w:tabs>
          <w:tab w:val="left" w:pos="1080"/>
        </w:tabs>
        <w:spacing w:after="120"/>
        <w:ind w:firstLine="720"/>
        <w:rPr>
          <w:rFonts w:ascii="Arial" w:eastAsia="Arial" w:hAnsi="Arial" w:cs="Arial"/>
          <w:sz w:val="16"/>
          <w:szCs w:val="16"/>
        </w:rPr>
      </w:pPr>
      <w:commentRangeStart w:id="1"/>
      <w:r>
        <w:rPr>
          <w:rFonts w:ascii="Arial" w:eastAsia="Arial" w:hAnsi="Arial" w:cs="Arial"/>
          <w:sz w:val="16"/>
          <w:szCs w:val="16"/>
        </w:rPr>
        <w:t>upon notice if the other party (</w:t>
      </w:r>
      <w:proofErr w:type="spellStart"/>
      <w:r>
        <w:rPr>
          <w:rFonts w:ascii="Arial" w:eastAsia="Arial" w:hAnsi="Arial" w:cs="Arial"/>
          <w:sz w:val="16"/>
          <w:szCs w:val="16"/>
        </w:rPr>
        <w:t>i</w:t>
      </w:r>
      <w:proofErr w:type="spellEnd"/>
      <w:r>
        <w:rPr>
          <w:rFonts w:ascii="Arial" w:eastAsia="Arial" w:hAnsi="Arial" w:cs="Arial"/>
          <w:sz w:val="16"/>
          <w:szCs w:val="16"/>
        </w:rPr>
        <w:t xml:space="preserve">) materially breaches the Framework Terms or an Order Form in a manner that cannot be cured; (ii) dissolves or stops conducting business without a successor; (iii) makes an assignment for the benefit of creditors; or (iv) becomes the debtor in insolvency, receivership, or bankruptcy proceedings that continue for more than 60 days. </w:t>
      </w:r>
      <w:ins w:id="1004" w:author="Contoso Procurement" w:date="2026-10-17T10:08:57Z">
        <w:r>
          <w:rPr>
            <w:rFonts w:ascii="Arial" w:eastAsia="Arial" w:hAnsi="Arial" w:cs="Arial"/>
            <w:sz w:val="16"/>
            <w:szCs w:val="16"/>
          </w:rPr>
          <w:t xml:space="preserve">Customer may also terminate any Order Form for convenience on 30 days’ notice, and Provider will refund any prepaid Fees for the remainder of the Subscription Period.</w:t>
        </w:r>
      </w:ins>
      <w:commentRangeEnd w:id="1"/>
      <w:r>
        <w:commentReference w:id="1"/>
      </w:r>
    </w:p>
    <w:p w14:paraId="00000100" w14:textId="77777777" w:rsidR="00490584" w:rsidRDefault="00000000">
      <w:pPr>
        <w:pStyle w:val="Heading2"/>
        <w:widowControl w:val="0"/>
        <w:spacing w:after="120"/>
        <w:ind w:firstLine="180"/>
      </w:pPr>
      <w:r>
        <w:rPr>
          <w:rFonts w:ascii="Arial" w:eastAsia="Arial" w:hAnsi="Arial" w:cs="Arial"/>
          <w:sz w:val="16"/>
          <w:szCs w:val="16"/>
          <w:u w:val="single"/>
        </w:rPr>
        <w:t>Force Majeure</w:t>
      </w:r>
      <w:r>
        <w:rPr>
          <w:rFonts w:ascii="Arial" w:eastAsia="Arial" w:hAnsi="Arial" w:cs="Arial"/>
          <w:sz w:val="16"/>
          <w:szCs w:val="16"/>
        </w:rPr>
        <w:t xml:space="preserve">.  Either party may terminate an affected Order Form upon notice if a Force Majeure Event prevents the Product from materially operating for 30 or more consecutive days. </w:t>
      </w:r>
      <w:r>
        <w:rPr>
          <w:rFonts w:ascii="Arial" w:eastAsia="Arial" w:hAnsi="Arial" w:cs="Arial"/>
          <w:b/>
          <w:color w:val="117086"/>
          <w:sz w:val="16"/>
          <w:szCs w:val="16"/>
        </w:rPr>
        <w:t>Provider</w:t>
      </w:r>
      <w:r>
        <w:rPr>
          <w:rFonts w:ascii="Arial" w:eastAsia="Arial" w:hAnsi="Arial" w:cs="Arial"/>
          <w:sz w:val="16"/>
          <w:szCs w:val="16"/>
        </w:rPr>
        <w:t xml:space="preserve"> will pay to </w:t>
      </w:r>
      <w:r>
        <w:rPr>
          <w:rFonts w:ascii="Arial" w:eastAsia="Arial" w:hAnsi="Arial" w:cs="Arial"/>
          <w:b/>
          <w:color w:val="117086"/>
          <w:sz w:val="16"/>
          <w:szCs w:val="16"/>
        </w:rPr>
        <w:t>Customer</w:t>
      </w:r>
      <w:r>
        <w:rPr>
          <w:rFonts w:ascii="Arial" w:eastAsia="Arial" w:hAnsi="Arial" w:cs="Arial"/>
          <w:sz w:val="16"/>
          <w:szCs w:val="16"/>
        </w:rPr>
        <w:t xml:space="preserve"> a prorated refund of any prepaid Fees for the remainder of the </w:t>
      </w:r>
      <w:r>
        <w:rPr>
          <w:rFonts w:ascii="Arial" w:eastAsia="Arial" w:hAnsi="Arial" w:cs="Arial"/>
          <w:b/>
          <w:color w:val="117086"/>
          <w:sz w:val="16"/>
          <w:szCs w:val="16"/>
        </w:rPr>
        <w:t>Subscription</w:t>
      </w:r>
      <w:r>
        <w:rPr>
          <w:rFonts w:ascii="Arial" w:eastAsia="Arial" w:hAnsi="Arial" w:cs="Arial"/>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A Force Majeure Event does not excuse Customer's obligation to pay Fees accrued prior to termination.</w:t>
      </w:r>
    </w:p>
    <w:p w14:paraId="0000010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Effect of Termination</w:t>
      </w:r>
      <w:r>
        <w:rPr>
          <w:rFonts w:ascii="Arial" w:eastAsia="Arial" w:hAnsi="Arial" w:cs="Arial"/>
          <w:sz w:val="16"/>
          <w:szCs w:val="16"/>
        </w:rPr>
        <w:t>.  Termination of the Framework Terms will automatically terminate all Order Forms governed by the Framework Terms. Upon any expiration or termination:</w:t>
      </w:r>
    </w:p>
    <w:p w14:paraId="00000102" w14:textId="054C0842"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no longer have any right to use the Product.</w:t>
      </w:r>
    </w:p>
    <w:p w14:paraId="00000103" w14:textId="77777777"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Upon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request, </w:t>
      </w:r>
      <w:r>
        <w:rPr>
          <w:rFonts w:ascii="Arial" w:eastAsia="Arial" w:hAnsi="Arial" w:cs="Arial"/>
          <w:b/>
          <w:color w:val="117086"/>
          <w:sz w:val="16"/>
          <w:szCs w:val="16"/>
        </w:rPr>
        <w:t>Provider</w:t>
      </w:r>
      <w:r>
        <w:rPr>
          <w:rFonts w:ascii="Arial" w:eastAsia="Arial" w:hAnsi="Arial" w:cs="Arial"/>
          <w:sz w:val="16"/>
          <w:szCs w:val="16"/>
        </w:rPr>
        <w:t xml:space="preserve"> will delete Customer Content within 60 days.</w:t>
      </w:r>
    </w:p>
    <w:p w14:paraId="00000104" w14:textId="77777777"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Each Recipient will return or destroy Discloser’s Confidential Information in its possession or control.</w:t>
      </w:r>
    </w:p>
    <w:p w14:paraId="00000105" w14:textId="5DAB39C8"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submit a final bill or invoice for all outstanding Fees accrued before termination and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pay the invoice according to Section </w:t>
      </w:r>
      <w:r w:rsidR="004F61A5">
        <w:rPr>
          <w:rFonts w:ascii="Arial" w:eastAsia="Arial" w:hAnsi="Arial" w:cs="Arial"/>
          <w:sz w:val="16"/>
          <w:szCs w:val="16"/>
        </w:rPr>
        <w:t>4</w:t>
      </w:r>
      <w:r>
        <w:rPr>
          <w:rFonts w:ascii="Arial" w:eastAsia="Arial" w:hAnsi="Arial" w:cs="Arial"/>
          <w:sz w:val="16"/>
          <w:szCs w:val="16"/>
        </w:rPr>
        <w:t xml:space="preserve"> (Payment &amp; Taxes).</w:t>
      </w:r>
    </w:p>
    <w:p w14:paraId="0000010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Survival</w:t>
      </w:r>
      <w:r>
        <w:rPr>
          <w:rFonts w:ascii="Arial" w:eastAsia="Arial" w:hAnsi="Arial" w:cs="Arial"/>
          <w:sz w:val="16"/>
          <w:szCs w:val="16"/>
        </w:rPr>
        <w:t xml:space="preserve">. </w:t>
      </w:r>
    </w:p>
    <w:p w14:paraId="00000107" w14:textId="347088FF"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The following sections will survive expiration or termination of the Agreement: Section 1.</w:t>
      </w:r>
      <w:r w:rsidR="004F61A5">
        <w:rPr>
          <w:rFonts w:ascii="Arial" w:eastAsia="Arial" w:hAnsi="Arial" w:cs="Arial"/>
          <w:sz w:val="16"/>
          <w:szCs w:val="16"/>
        </w:rPr>
        <w:t>4</w:t>
      </w:r>
      <w:r>
        <w:rPr>
          <w:rFonts w:ascii="Arial" w:eastAsia="Arial" w:hAnsi="Arial" w:cs="Arial"/>
          <w:sz w:val="16"/>
          <w:szCs w:val="16"/>
        </w:rPr>
        <w:t xml:space="preserve"> (Feedback and Usage Data),</w:t>
      </w:r>
      <w:r w:rsidR="004F61A5">
        <w:rPr>
          <w:rFonts w:ascii="Arial" w:eastAsia="Arial" w:hAnsi="Arial" w:cs="Arial"/>
          <w:sz w:val="16"/>
          <w:szCs w:val="16"/>
        </w:rPr>
        <w:t xml:space="preserve"> Section 1.6 (Machine Learning),</w:t>
      </w:r>
      <w:r>
        <w:rPr>
          <w:rFonts w:ascii="Arial" w:eastAsia="Arial" w:hAnsi="Arial" w:cs="Arial"/>
          <w:sz w:val="16"/>
          <w:szCs w:val="16"/>
        </w:rPr>
        <w:t xml:space="preserve"> Section 2.1 (Restrictions on Customer), Section </w:t>
      </w:r>
      <w:r w:rsidR="004F61A5">
        <w:rPr>
          <w:rFonts w:ascii="Arial" w:eastAsia="Arial" w:hAnsi="Arial" w:cs="Arial"/>
          <w:sz w:val="16"/>
          <w:szCs w:val="16"/>
        </w:rPr>
        <w:t>4</w:t>
      </w:r>
      <w:r>
        <w:rPr>
          <w:rFonts w:ascii="Arial" w:eastAsia="Arial" w:hAnsi="Arial" w:cs="Arial"/>
          <w:sz w:val="16"/>
          <w:szCs w:val="16"/>
        </w:rPr>
        <w:t xml:space="preserve"> (Payment &amp; Taxes) for Fees accrued or payable before expiration or termination, Section </w:t>
      </w:r>
      <w:r w:rsidR="004F61A5">
        <w:rPr>
          <w:rFonts w:ascii="Arial" w:eastAsia="Arial" w:hAnsi="Arial" w:cs="Arial"/>
          <w:sz w:val="16"/>
          <w:szCs w:val="16"/>
        </w:rPr>
        <w:t>5.5</w:t>
      </w:r>
      <w:r>
        <w:rPr>
          <w:rFonts w:ascii="Arial" w:eastAsia="Arial" w:hAnsi="Arial" w:cs="Arial"/>
          <w:sz w:val="16"/>
          <w:szCs w:val="16"/>
        </w:rPr>
        <w:t xml:space="preserve"> (Effect of Termination), Section </w:t>
      </w:r>
      <w:r w:rsidR="004F61A5">
        <w:rPr>
          <w:rFonts w:ascii="Arial" w:eastAsia="Arial" w:hAnsi="Arial" w:cs="Arial"/>
          <w:sz w:val="16"/>
          <w:szCs w:val="16"/>
        </w:rPr>
        <w:t>5.6</w:t>
      </w:r>
      <w:r>
        <w:rPr>
          <w:rFonts w:ascii="Arial" w:eastAsia="Arial" w:hAnsi="Arial" w:cs="Arial"/>
          <w:sz w:val="16"/>
          <w:szCs w:val="16"/>
        </w:rPr>
        <w:t xml:space="preserve"> (Survival), Section </w:t>
      </w:r>
      <w:r w:rsidR="004F61A5">
        <w:rPr>
          <w:rFonts w:ascii="Arial" w:eastAsia="Arial" w:hAnsi="Arial" w:cs="Arial"/>
          <w:sz w:val="16"/>
          <w:szCs w:val="16"/>
        </w:rPr>
        <w:t>6</w:t>
      </w:r>
      <w:r>
        <w:rPr>
          <w:rFonts w:ascii="Arial" w:eastAsia="Arial" w:hAnsi="Arial" w:cs="Arial"/>
          <w:sz w:val="16"/>
          <w:szCs w:val="16"/>
        </w:rPr>
        <w:t xml:space="preserve"> (Representations &amp; Warranties), Section </w:t>
      </w:r>
      <w:r w:rsidR="004F61A5">
        <w:rPr>
          <w:rFonts w:ascii="Arial" w:eastAsia="Arial" w:hAnsi="Arial" w:cs="Arial"/>
          <w:sz w:val="16"/>
          <w:szCs w:val="16"/>
        </w:rPr>
        <w:t>7</w:t>
      </w:r>
      <w:r>
        <w:rPr>
          <w:rFonts w:ascii="Arial" w:eastAsia="Arial" w:hAnsi="Arial" w:cs="Arial"/>
          <w:sz w:val="16"/>
          <w:szCs w:val="16"/>
        </w:rPr>
        <w:t xml:space="preserve"> (Disclaimer of Warranties), Section </w:t>
      </w:r>
      <w:r w:rsidR="004F61A5">
        <w:rPr>
          <w:rFonts w:ascii="Arial" w:eastAsia="Arial" w:hAnsi="Arial" w:cs="Arial"/>
          <w:sz w:val="16"/>
          <w:szCs w:val="16"/>
        </w:rPr>
        <w:t>8</w:t>
      </w:r>
      <w:r>
        <w:rPr>
          <w:rFonts w:ascii="Arial" w:eastAsia="Arial" w:hAnsi="Arial" w:cs="Arial"/>
          <w:sz w:val="16"/>
          <w:szCs w:val="16"/>
        </w:rPr>
        <w:t xml:space="preserve"> (Limitation of Liability), Section </w:t>
      </w:r>
      <w:r w:rsidR="004F61A5">
        <w:rPr>
          <w:rFonts w:ascii="Arial" w:eastAsia="Arial" w:hAnsi="Arial" w:cs="Arial"/>
          <w:sz w:val="16"/>
          <w:szCs w:val="16"/>
        </w:rPr>
        <w:t>9</w:t>
      </w:r>
      <w:r>
        <w:rPr>
          <w:rFonts w:ascii="Arial" w:eastAsia="Arial" w:hAnsi="Arial" w:cs="Arial"/>
          <w:sz w:val="16"/>
          <w:szCs w:val="16"/>
        </w:rPr>
        <w:t xml:space="preserve"> (Indemnification), Section 1</w:t>
      </w:r>
      <w:r w:rsidR="004F61A5">
        <w:rPr>
          <w:rFonts w:ascii="Arial" w:eastAsia="Arial" w:hAnsi="Arial" w:cs="Arial"/>
          <w:sz w:val="16"/>
          <w:szCs w:val="16"/>
        </w:rPr>
        <w:t>0</w:t>
      </w:r>
      <w:r>
        <w:rPr>
          <w:rFonts w:ascii="Arial" w:eastAsia="Arial" w:hAnsi="Arial" w:cs="Arial"/>
          <w:sz w:val="16"/>
          <w:szCs w:val="16"/>
        </w:rPr>
        <w:t xml:space="preserve"> (Confidentiality), Section 1</w:t>
      </w:r>
      <w:r w:rsidR="004F61A5">
        <w:rPr>
          <w:rFonts w:ascii="Arial" w:eastAsia="Arial" w:hAnsi="Arial" w:cs="Arial"/>
          <w:sz w:val="16"/>
          <w:szCs w:val="16"/>
        </w:rPr>
        <w:t>1</w:t>
      </w:r>
      <w:r>
        <w:rPr>
          <w:rFonts w:ascii="Arial" w:eastAsia="Arial" w:hAnsi="Arial" w:cs="Arial"/>
          <w:sz w:val="16"/>
          <w:szCs w:val="16"/>
        </w:rPr>
        <w:t xml:space="preserve"> (Reservation of Rights), Section 1</w:t>
      </w:r>
      <w:r w:rsidR="004F61A5">
        <w:rPr>
          <w:rFonts w:ascii="Arial" w:eastAsia="Arial" w:hAnsi="Arial" w:cs="Arial"/>
          <w:sz w:val="16"/>
          <w:szCs w:val="16"/>
        </w:rPr>
        <w:t>2</w:t>
      </w:r>
      <w:r>
        <w:rPr>
          <w:rFonts w:ascii="Arial" w:eastAsia="Arial" w:hAnsi="Arial" w:cs="Arial"/>
          <w:sz w:val="16"/>
          <w:szCs w:val="16"/>
        </w:rPr>
        <w:t xml:space="preserve"> (General Terms), Section 1</w:t>
      </w:r>
      <w:r w:rsidR="004F61A5">
        <w:rPr>
          <w:rFonts w:ascii="Arial" w:eastAsia="Arial" w:hAnsi="Arial" w:cs="Arial"/>
          <w:sz w:val="16"/>
          <w:szCs w:val="16"/>
        </w:rPr>
        <w:t>3</w:t>
      </w:r>
      <w:r>
        <w:rPr>
          <w:rFonts w:ascii="Arial" w:eastAsia="Arial" w:hAnsi="Arial" w:cs="Arial"/>
          <w:sz w:val="16"/>
          <w:szCs w:val="16"/>
        </w:rPr>
        <w:t xml:space="preserve"> (Definitions), and the portions of a Cover Page referenced by these sections.</w:t>
      </w:r>
    </w:p>
    <w:p w14:paraId="00000108" w14:textId="5528B964"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Each Recipient may retain Discloser’s Confidential Information in accordance with its standard backup or record retention policies maintained in the ordinary course of business or as required by Applicable Laws, in which case Section </w:t>
      </w:r>
      <w:r w:rsidR="004F61A5">
        <w:rPr>
          <w:rFonts w:ascii="Arial" w:eastAsia="Arial" w:hAnsi="Arial" w:cs="Arial"/>
          <w:sz w:val="16"/>
          <w:szCs w:val="16"/>
        </w:rPr>
        <w:t>3</w:t>
      </w:r>
      <w:r>
        <w:rPr>
          <w:rFonts w:ascii="Arial" w:eastAsia="Arial" w:hAnsi="Arial" w:cs="Arial"/>
          <w:sz w:val="16"/>
          <w:szCs w:val="16"/>
        </w:rPr>
        <w:t xml:space="preserve"> (Privacy &amp; Security) and Section 1</w:t>
      </w:r>
      <w:r w:rsidR="004F61A5">
        <w:rPr>
          <w:rFonts w:ascii="Arial" w:eastAsia="Arial" w:hAnsi="Arial" w:cs="Arial"/>
          <w:sz w:val="16"/>
          <w:szCs w:val="16"/>
        </w:rPr>
        <w:t>0</w:t>
      </w:r>
      <w:r>
        <w:rPr>
          <w:rFonts w:ascii="Arial" w:eastAsia="Arial" w:hAnsi="Arial" w:cs="Arial"/>
          <w:sz w:val="16"/>
          <w:szCs w:val="16"/>
        </w:rPr>
        <w:t xml:space="preserve"> (Confidentiality) will continue to apply to retained Confidential Information.</w:t>
      </w:r>
    </w:p>
    <w:p w14:paraId="00000109"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Representations &amp; Warranties</w:t>
      </w:r>
    </w:p>
    <w:p w14:paraId="0000010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Mutual</w:t>
      </w:r>
      <w:r>
        <w:rPr>
          <w:rFonts w:ascii="Arial" w:eastAsia="Arial" w:hAnsi="Arial" w:cs="Arial"/>
          <w:sz w:val="16"/>
          <w:szCs w:val="16"/>
        </w:rPr>
        <w:t xml:space="preserve">.  Each party represents and warrants to the other that: (a) it has the legal power and authority to enter into this Agreement; (b) it is duly organized, validly existing, and in good standing under the Applicable Laws of the jurisdiction of its origin; (c) it will comply with all Applicable Laws in performing its obligations or exercising its rights in this Agreement; and (d) it will comply with the </w:t>
      </w:r>
      <w:r>
        <w:rPr>
          <w:rFonts w:ascii="Arial" w:eastAsia="Arial" w:hAnsi="Arial" w:cs="Arial"/>
          <w:b/>
          <w:color w:val="117086"/>
          <w:sz w:val="16"/>
          <w:szCs w:val="16"/>
        </w:rPr>
        <w:t>Additional</w:t>
      </w:r>
      <w:r>
        <w:rPr>
          <w:rFonts w:ascii="Arial" w:eastAsia="Arial" w:hAnsi="Arial" w:cs="Arial"/>
          <w:b/>
          <w:color w:val="0432FF"/>
          <w:sz w:val="16"/>
          <w:szCs w:val="16"/>
        </w:rPr>
        <w:t xml:space="preserve"> </w:t>
      </w:r>
      <w:r>
        <w:rPr>
          <w:rFonts w:ascii="Arial" w:eastAsia="Arial" w:hAnsi="Arial" w:cs="Arial"/>
          <w:b/>
          <w:color w:val="117086"/>
          <w:sz w:val="16"/>
          <w:szCs w:val="16"/>
        </w:rPr>
        <w:t>Warranties</w:t>
      </w:r>
      <w:r>
        <w:rPr>
          <w:rFonts w:ascii="Arial" w:eastAsia="Arial" w:hAnsi="Arial" w:cs="Arial"/>
          <w:sz w:val="16"/>
          <w:szCs w:val="16"/>
        </w:rPr>
        <w:t>.</w:t>
      </w:r>
    </w:p>
    <w:p w14:paraId="0000010B" w14:textId="77777777" w:rsidR="00490584" w:rsidRDefault="00000000">
      <w:pPr>
        <w:pStyle w:val="Heading2"/>
        <w:widowControl w:val="0"/>
        <w:spacing w:after="120"/>
        <w:ind w:firstLine="180"/>
        <w:rPr>
          <w:rFonts w:ascii="Arial" w:eastAsia="Arial" w:hAnsi="Arial" w:cs="Arial"/>
          <w:sz w:val="16"/>
          <w:szCs w:val="16"/>
        </w:rPr>
      </w:pPr>
      <w:bookmarkStart w:id="0" w:name="_heading=h.gjdgxs" w:colFirst="0" w:colLast="0"/>
      <w:bookmarkEnd w:id="0"/>
      <w:r>
        <w:rPr>
          <w:rFonts w:ascii="Arial" w:eastAsia="Arial" w:hAnsi="Arial" w:cs="Arial"/>
          <w:sz w:val="16"/>
          <w:szCs w:val="16"/>
          <w:u w:val="single"/>
        </w:rPr>
        <w:t>From Customer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represents and warrants that it, all Users, and anyone submitting Customer Content each have and will continue to have all rights necessary to submit or make available Customer Content to the Product and to allow the use of Customer Content as described in the Agreement.</w:t>
      </w:r>
    </w:p>
    <w:p w14:paraId="0000010C" w14:textId="5DBB35F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From Provider</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represents and warrants to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that it will not materially reduce the general functionality of the Cloud Service during </w:t>
      </w:r>
      <w:r w:rsidR="00AC5DD9">
        <w:rPr>
          <w:rFonts w:ascii="Arial" w:eastAsia="Arial" w:hAnsi="Arial" w:cs="Arial"/>
          <w:sz w:val="16"/>
          <w:szCs w:val="16"/>
        </w:rPr>
        <w:t>the</w:t>
      </w:r>
      <w:r>
        <w:rPr>
          <w:rFonts w:ascii="Arial" w:eastAsia="Arial" w:hAnsi="Arial" w:cs="Arial"/>
          <w:sz w:val="16"/>
          <w:szCs w:val="16"/>
        </w:rPr>
        <w:t xml:space="preserv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del w:id="1006" w:author="Contoso Procurement" w:date="2026-10-17T10:08:57Z">
        <w:r>
          <w:rPr>
            <w:rFonts w:ascii="Arial" w:eastAsia="Arial" w:hAnsi="Arial" w:cs="Arial"/>
            <w:b/>
            <w:color w:val="117086"/>
            <w:sz w:val="16"/>
            <w:szCs w:val="16"/>
          </w:rPr>
          <w:delText>Period</w:delText>
        </w:r>
      </w:del>
      <w:del w:id="1007" w:author="Contoso Procurement" w:date="2026-10-17T10:08:57Z">
        <w:r>
          <w:rPr>
            <w:rFonts w:ascii="Arial" w:eastAsia="Arial" w:hAnsi="Arial" w:cs="Arial"/>
            <w:sz w:val="16"/>
            <w:szCs w:val="16"/>
          </w:rPr>
          <w:delText>.</w:delText>
        </w:r>
      </w:del>
      <w:ins w:id="1005" w:author="Contoso Procurement" w:date="2026-10-17T10:08:57Z">
        <w:r>
          <w:rPr>
            <w:rFonts w:ascii="Arial" w:eastAsia="Arial" w:hAnsi="Arial" w:cs="Arial"/>
            <w:sz w:val="16"/>
            <w:szCs w:val="16"/>
          </w:rPr>
          <w:t xml:space="preserve">Period, and that the Cloud Service will perform materially in accordance with its documentation and will not contain any virus or other malicious code.</w:t>
        </w:r>
      </w:ins>
    </w:p>
    <w:p w14:paraId="0000010D" w14:textId="2E6FF3E6"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Provider Warranty Remedy</w:t>
      </w:r>
      <w:r>
        <w:rPr>
          <w:rFonts w:ascii="Arial" w:eastAsia="Arial" w:hAnsi="Arial" w:cs="Arial"/>
          <w:sz w:val="16"/>
          <w:szCs w:val="16"/>
        </w:rPr>
        <w:t xml:space="preserve">.  If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breaches </w:t>
      </w:r>
      <w:r w:rsidR="00B43FA8">
        <w:rPr>
          <w:rFonts w:ascii="Arial" w:eastAsia="Arial" w:hAnsi="Arial" w:cs="Arial"/>
          <w:sz w:val="16"/>
          <w:szCs w:val="16"/>
        </w:rPr>
        <w:t>the</w:t>
      </w:r>
      <w:r>
        <w:rPr>
          <w:rFonts w:ascii="Arial" w:eastAsia="Arial" w:hAnsi="Arial" w:cs="Arial"/>
          <w:sz w:val="16"/>
          <w:szCs w:val="16"/>
        </w:rPr>
        <w:t xml:space="preserve"> warranty in Section </w:t>
      </w:r>
      <w:r w:rsidR="00B43FA8">
        <w:rPr>
          <w:rFonts w:ascii="Arial" w:eastAsia="Arial" w:hAnsi="Arial" w:cs="Arial"/>
          <w:sz w:val="16"/>
          <w:szCs w:val="16"/>
        </w:rPr>
        <w:t>6</w:t>
      </w:r>
      <w:r>
        <w:rPr>
          <w:rFonts w:ascii="Arial" w:eastAsia="Arial" w:hAnsi="Arial" w:cs="Arial"/>
          <w:sz w:val="16"/>
          <w:szCs w:val="16"/>
        </w:rPr>
        <w:t>.3</w:t>
      </w:r>
      <w:r w:rsidR="003B7301">
        <w:rPr>
          <w:rFonts w:ascii="Arial" w:eastAsia="Arial" w:hAnsi="Arial" w:cs="Arial"/>
          <w:sz w:val="16"/>
          <w:szCs w:val="16"/>
        </w:rPr>
        <w:t xml:space="preserve"> (Representations &amp; Warranties from Provider)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must give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notice (with enough detail for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to understand or replicate the issue) within 45 days of discovering the issue. Within 45 days of receiving sufficient details of the warranty issue,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attempt to restore the general functionality of the Cloud Service. If </w:t>
      </w:r>
      <w:r>
        <w:rPr>
          <w:rFonts w:ascii="Arial" w:eastAsia="Arial" w:hAnsi="Arial" w:cs="Arial"/>
          <w:b/>
          <w:color w:val="117086"/>
          <w:sz w:val="16"/>
          <w:szCs w:val="16"/>
        </w:rPr>
        <w:t>Provider</w:t>
      </w:r>
      <w:r>
        <w:rPr>
          <w:rFonts w:ascii="Arial" w:eastAsia="Arial" w:hAnsi="Arial" w:cs="Arial"/>
          <w:sz w:val="16"/>
          <w:szCs w:val="16"/>
        </w:rPr>
        <w:t xml:space="preserve"> cannot resolve the issue,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 xml:space="preserve">may terminate the affected Order Form and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sz w:val="16"/>
          <w:szCs w:val="16"/>
        </w:rPr>
        <w:t xml:space="preserve">will pay to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 xml:space="preserve">a prorated refund of prepaid Fees for the remainder of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w:t>
      </w:r>
      <w:r>
        <w:rPr>
          <w:rFonts w:ascii="Arial" w:eastAsia="Arial" w:hAnsi="Arial" w:cs="Arial"/>
          <w:b/>
          <w:color w:val="117086"/>
          <w:sz w:val="16"/>
          <w:szCs w:val="16"/>
        </w:rPr>
        <w:t>Provider’s</w:t>
      </w:r>
      <w:r>
        <w:rPr>
          <w:rFonts w:ascii="Arial" w:eastAsia="Arial" w:hAnsi="Arial" w:cs="Arial"/>
          <w:sz w:val="16"/>
          <w:szCs w:val="16"/>
        </w:rPr>
        <w:t xml:space="preserve"> restoration obligation, and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termination right, are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only remedies if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does not meet the warrant</w:t>
      </w:r>
      <w:r w:rsidR="00B43FA8">
        <w:rPr>
          <w:rFonts w:ascii="Arial" w:eastAsia="Arial" w:hAnsi="Arial" w:cs="Arial"/>
          <w:sz w:val="16"/>
          <w:szCs w:val="16"/>
        </w:rPr>
        <w:t>y</w:t>
      </w:r>
      <w:r>
        <w:rPr>
          <w:rFonts w:ascii="Arial" w:eastAsia="Arial" w:hAnsi="Arial" w:cs="Arial"/>
          <w:sz w:val="16"/>
          <w:szCs w:val="16"/>
        </w:rPr>
        <w:t xml:space="preserve"> in Section </w:t>
      </w:r>
      <w:r w:rsidR="00B43FA8">
        <w:rPr>
          <w:rFonts w:ascii="Arial" w:eastAsia="Arial" w:hAnsi="Arial" w:cs="Arial"/>
          <w:sz w:val="16"/>
          <w:szCs w:val="16"/>
        </w:rPr>
        <w:t>6</w:t>
      </w:r>
      <w:r>
        <w:rPr>
          <w:rFonts w:ascii="Arial" w:eastAsia="Arial" w:hAnsi="Arial" w:cs="Arial"/>
          <w:sz w:val="16"/>
          <w:szCs w:val="16"/>
        </w:rPr>
        <w:t>.3</w:t>
      </w:r>
      <w:r w:rsidR="00AC5DD9">
        <w:rPr>
          <w:rFonts w:ascii="Arial" w:eastAsia="Arial" w:hAnsi="Arial" w:cs="Arial"/>
          <w:sz w:val="16"/>
          <w:szCs w:val="16"/>
        </w:rPr>
        <w:t xml:space="preserve"> (Representations &amp; Warranties from Provider)</w:t>
      </w:r>
      <w:r>
        <w:rPr>
          <w:rFonts w:ascii="Arial" w:eastAsia="Arial" w:hAnsi="Arial" w:cs="Arial"/>
          <w:sz w:val="16"/>
          <w:szCs w:val="16"/>
        </w:rPr>
        <w:t>.</w:t>
      </w:r>
    </w:p>
    <w:p w14:paraId="0000010E"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Disclaimer of Warranties</w:t>
      </w:r>
    </w:p>
    <w:p w14:paraId="0000010F" w14:textId="0F9D7B76" w:rsidR="00490584" w:rsidRDefault="00000000" w:rsidP="00AB7BF0">
      <w:pPr>
        <w:pStyle w:val="Heading2"/>
        <w:widowControl w:val="0"/>
        <w:spacing w:after="120"/>
        <w:ind w:firstLine="180"/>
        <w:rPr>
          <w:rFonts w:ascii="Arial" w:eastAsia="Arial" w:hAnsi="Arial" w:cs="Arial"/>
          <w:sz w:val="16"/>
          <w:szCs w:val="16"/>
        </w:rPr>
      </w:pPr>
      <w:r>
        <w:rPr>
          <w:rFonts w:ascii="Arial" w:eastAsia="Arial" w:hAnsi="Arial" w:cs="Arial"/>
          <w:b/>
          <w:color w:val="117086"/>
          <w:sz w:val="16"/>
          <w:szCs w:val="16"/>
        </w:rPr>
        <w:t>Provider</w:t>
      </w:r>
      <w:r>
        <w:rPr>
          <w:rFonts w:ascii="Arial" w:eastAsia="Arial" w:hAnsi="Arial" w:cs="Arial"/>
          <w:sz w:val="16"/>
          <w:szCs w:val="16"/>
        </w:rPr>
        <w:t xml:space="preserve"> makes no guarantees that the Product will always be safe, secure, or error-free, or that it will function without disruptions, delays, or imperfections. The warranties in Section </w:t>
      </w:r>
      <w:r w:rsidR="002418C5">
        <w:rPr>
          <w:rFonts w:ascii="Arial" w:eastAsia="Arial" w:hAnsi="Arial" w:cs="Arial"/>
          <w:sz w:val="16"/>
          <w:szCs w:val="16"/>
        </w:rPr>
        <w:t>6</w:t>
      </w:r>
      <w:r>
        <w:rPr>
          <w:rFonts w:ascii="Arial" w:eastAsia="Arial" w:hAnsi="Arial" w:cs="Arial"/>
          <w:sz w:val="16"/>
          <w:szCs w:val="16"/>
        </w:rPr>
        <w:t xml:space="preserve"> </w:t>
      </w:r>
      <w:r w:rsidR="00AC5DD9">
        <w:rPr>
          <w:rFonts w:ascii="Arial" w:eastAsia="Arial" w:hAnsi="Arial" w:cs="Arial"/>
          <w:sz w:val="16"/>
          <w:szCs w:val="16"/>
        </w:rPr>
        <w:t xml:space="preserve">(Representations &amp; Warranties) </w:t>
      </w:r>
      <w:r>
        <w:rPr>
          <w:rFonts w:ascii="Arial" w:eastAsia="Arial" w:hAnsi="Arial" w:cs="Arial"/>
          <w:sz w:val="16"/>
          <w:szCs w:val="16"/>
        </w:rPr>
        <w:t xml:space="preserve">do not apply to any misuse or unauthorized modification of the Product, nor to any product or service provided by anyone other than </w:t>
      </w:r>
      <w:r>
        <w:rPr>
          <w:rFonts w:ascii="Arial" w:eastAsia="Arial" w:hAnsi="Arial" w:cs="Arial"/>
          <w:b/>
          <w:color w:val="117086"/>
          <w:sz w:val="16"/>
          <w:szCs w:val="16"/>
        </w:rPr>
        <w:t>Provider</w:t>
      </w:r>
      <w:r>
        <w:rPr>
          <w:rFonts w:ascii="Arial" w:eastAsia="Arial" w:hAnsi="Arial" w:cs="Arial"/>
          <w:sz w:val="16"/>
          <w:szCs w:val="16"/>
        </w:rPr>
        <w:t xml:space="preserve">. Except for the warranties in Section </w:t>
      </w:r>
      <w:r w:rsidR="002418C5">
        <w:rPr>
          <w:rFonts w:ascii="Arial" w:eastAsia="Arial" w:hAnsi="Arial" w:cs="Arial"/>
          <w:sz w:val="16"/>
          <w:szCs w:val="16"/>
        </w:rPr>
        <w:t>6</w:t>
      </w:r>
      <w:r w:rsidR="00AC5DD9">
        <w:rPr>
          <w:rFonts w:ascii="Arial" w:eastAsia="Arial" w:hAnsi="Arial" w:cs="Arial"/>
          <w:sz w:val="16"/>
          <w:szCs w:val="16"/>
        </w:rPr>
        <w:t xml:space="preserve"> (Representations &amp; Warranties)</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xml:space="preserve"> each </w:t>
      </w:r>
      <w:r>
        <w:rPr>
          <w:rFonts w:ascii="Arial" w:eastAsia="Arial" w:hAnsi="Arial" w:cs="Arial"/>
          <w:b/>
          <w:sz w:val="16"/>
          <w:szCs w:val="16"/>
        </w:rPr>
        <w:t>disclaim all other warranties and conditions, whether express or implied, including the implied warranties and conditions of merchantability, fitness for a particular purpose, title, and non-infringement</w:t>
      </w:r>
      <w:r>
        <w:rPr>
          <w:rFonts w:ascii="Arial" w:eastAsia="Arial" w:hAnsi="Arial" w:cs="Arial"/>
          <w:sz w:val="16"/>
          <w:szCs w:val="16"/>
        </w:rPr>
        <w:t>. These disclaimers apply to the maximum extent permitted by Applicable Laws.</w:t>
      </w:r>
    </w:p>
    <w:p w14:paraId="00000110"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Limitation of Liability</w:t>
      </w:r>
    </w:p>
    <w:p w14:paraId="0000011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Liability Caps</w:t>
      </w:r>
      <w:r>
        <w:rPr>
          <w:rFonts w:ascii="Arial" w:eastAsia="Arial" w:hAnsi="Arial" w:cs="Arial"/>
          <w:sz w:val="16"/>
          <w:szCs w:val="16"/>
        </w:rPr>
        <w:t xml:space="preserve">.  </w:t>
      </w:r>
    </w:p>
    <w:p w14:paraId="00000112" w14:textId="0ED9D062" w:rsidR="00490584" w:rsidRDefault="00000000">
      <w:pPr>
        <w:pStyle w:val="Heading3"/>
        <w:widowControl w:val="0"/>
        <w:tabs>
          <w:tab w:val="left" w:pos="1080"/>
        </w:tabs>
        <w:spacing w:after="120"/>
        <w:ind w:firstLine="720"/>
        <w:rPr>
          <w:rFonts w:ascii="Arial" w:eastAsia="Arial" w:hAnsi="Arial" w:cs="Arial"/>
          <w:b/>
          <w:sz w:val="16"/>
          <w:szCs w:val="16"/>
        </w:rPr>
      </w:pPr>
      <w:r>
        <w:rPr>
          <w:rFonts w:ascii="Arial" w:eastAsia="Arial" w:hAnsi="Arial" w:cs="Arial"/>
          <w:b/>
          <w:sz w:val="16"/>
          <w:szCs w:val="16"/>
        </w:rPr>
        <w:t xml:space="preserve">Except as provided in Section </w:t>
      </w:r>
      <w:r w:rsidR="00B43FA8">
        <w:rPr>
          <w:rFonts w:ascii="Arial" w:eastAsia="Arial" w:hAnsi="Arial" w:cs="Arial"/>
          <w:b/>
          <w:sz w:val="16"/>
          <w:szCs w:val="16"/>
        </w:rPr>
        <w:t>8</w:t>
      </w:r>
      <w:r>
        <w:rPr>
          <w:rFonts w:ascii="Arial" w:eastAsia="Arial" w:hAnsi="Arial" w:cs="Arial"/>
          <w:b/>
          <w:sz w:val="16"/>
          <w:szCs w:val="16"/>
        </w:rPr>
        <w:t>.4</w:t>
      </w:r>
      <w:r w:rsidR="003B7301">
        <w:rPr>
          <w:rFonts w:ascii="Arial" w:eastAsia="Arial" w:hAnsi="Arial" w:cs="Arial"/>
          <w:b/>
          <w:sz w:val="16"/>
          <w:szCs w:val="16"/>
        </w:rPr>
        <w:t xml:space="preserve"> (Exceptions)</w:t>
      </w:r>
      <w:r>
        <w:rPr>
          <w:rFonts w:ascii="Arial" w:eastAsia="Arial" w:hAnsi="Arial" w:cs="Arial"/>
          <w:b/>
          <w:sz w:val="16"/>
          <w:szCs w:val="16"/>
        </w:rPr>
        <w:t xml:space="preserve">, each party’s total cumulative liability for all claims arising out of or relating to this Agreement will not be more than the </w:t>
      </w:r>
      <w:r>
        <w:rPr>
          <w:rFonts w:ascii="Arial" w:eastAsia="Arial" w:hAnsi="Arial" w:cs="Arial"/>
          <w:b/>
          <w:color w:val="117086"/>
          <w:sz w:val="16"/>
          <w:szCs w:val="16"/>
        </w:rPr>
        <w:t>General</w:t>
      </w:r>
      <w:r>
        <w:rPr>
          <w:rFonts w:ascii="Arial" w:eastAsia="Arial" w:hAnsi="Arial" w:cs="Arial"/>
          <w:b/>
          <w:color w:val="0432FF"/>
          <w:sz w:val="16"/>
          <w:szCs w:val="16"/>
        </w:rPr>
        <w:t xml:space="preserve"> </w:t>
      </w:r>
      <w:r>
        <w:rPr>
          <w:rFonts w:ascii="Arial" w:eastAsia="Arial" w:hAnsi="Arial" w:cs="Arial"/>
          <w:b/>
          <w:color w:val="117086"/>
          <w:sz w:val="16"/>
          <w:szCs w:val="16"/>
        </w:rPr>
        <w:t>Cap</w:t>
      </w:r>
      <w:r>
        <w:rPr>
          <w:rFonts w:ascii="Arial" w:eastAsia="Arial" w:hAnsi="Arial" w:cs="Arial"/>
          <w:b/>
          <w:color w:val="0432FF"/>
          <w:sz w:val="16"/>
          <w:szCs w:val="16"/>
        </w:rPr>
        <w:t xml:space="preserve"> </w:t>
      </w:r>
      <w:r>
        <w:rPr>
          <w:rFonts w:ascii="Arial" w:eastAsia="Arial" w:hAnsi="Arial" w:cs="Arial"/>
          <w:b/>
          <w:color w:val="117086"/>
          <w:sz w:val="16"/>
          <w:szCs w:val="16"/>
        </w:rPr>
        <w:t>Amount</w:t>
      </w:r>
      <w:r>
        <w:rPr>
          <w:rFonts w:ascii="Arial" w:eastAsia="Arial" w:hAnsi="Arial" w:cs="Arial"/>
          <w:b/>
          <w:sz w:val="16"/>
          <w:szCs w:val="16"/>
        </w:rPr>
        <w:t>.</w:t>
      </w:r>
    </w:p>
    <w:p w14:paraId="00000113" w14:textId="77777777" w:rsidR="00490584" w:rsidRDefault="00000000" w:rsidP="00302854">
      <w:pPr>
        <w:pStyle w:val="Heading3"/>
        <w:widowControl w:val="0"/>
        <w:tabs>
          <w:tab w:val="left" w:pos="1080"/>
        </w:tabs>
        <w:spacing w:after="120"/>
        <w:ind w:firstLine="720"/>
      </w:pPr>
      <w:r>
        <w:rPr>
          <w:rFonts w:ascii="Arial" w:eastAsia="Arial" w:hAnsi="Arial" w:cs="Arial"/>
          <w:b/>
          <w:sz w:val="16"/>
          <w:szCs w:val="16"/>
        </w:rPr>
        <w:t xml:space="preserve">If there are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b/>
          <w:sz w:val="16"/>
          <w:szCs w:val="16"/>
        </w:rPr>
        <w:t xml:space="preserve">, each party’s total cumulative liability for all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b/>
          <w:sz w:val="16"/>
          <w:szCs w:val="16"/>
        </w:rPr>
        <w:t xml:space="preserve"> arising out of or relating to this Agreement will not be more than the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Cap</w:t>
      </w:r>
      <w:r>
        <w:rPr>
          <w:rFonts w:ascii="Arial" w:eastAsia="Arial" w:hAnsi="Arial" w:cs="Arial"/>
          <w:b/>
          <w:color w:val="0432FF"/>
          <w:sz w:val="16"/>
          <w:szCs w:val="16"/>
        </w:rPr>
        <w:t xml:space="preserve"> </w:t>
      </w:r>
      <w:r>
        <w:rPr>
          <w:rFonts w:ascii="Arial" w:eastAsia="Arial" w:hAnsi="Arial" w:cs="Arial"/>
          <w:b/>
          <w:color w:val="117086"/>
          <w:sz w:val="16"/>
          <w:szCs w:val="16"/>
        </w:rPr>
        <w:t>Amount</w:t>
      </w:r>
      <w:r>
        <w:rPr>
          <w:rFonts w:ascii="Arial" w:eastAsia="Arial" w:hAnsi="Arial" w:cs="Arial"/>
          <w:b/>
          <w:sz w:val="16"/>
          <w:szCs w:val="16"/>
        </w:rPr>
        <w:t>.</w:t>
      </w:r>
    </w:p>
    <w:p w14:paraId="00000114" w14:textId="5AA3B42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lastRenderedPageBreak/>
        <w:t>Damages Waiver</w:t>
      </w:r>
      <w:r>
        <w:rPr>
          <w:rFonts w:ascii="Arial" w:eastAsia="Arial" w:hAnsi="Arial" w:cs="Arial"/>
          <w:sz w:val="16"/>
          <w:szCs w:val="16"/>
        </w:rPr>
        <w:t xml:space="preserve">.  </w:t>
      </w:r>
      <w:r>
        <w:rPr>
          <w:rFonts w:ascii="Arial" w:eastAsia="Arial" w:hAnsi="Arial" w:cs="Arial"/>
          <w:b/>
          <w:sz w:val="16"/>
          <w:szCs w:val="16"/>
        </w:rPr>
        <w:t xml:space="preserve">Except as provided in Section </w:t>
      </w:r>
      <w:r w:rsidR="00B43FA8">
        <w:rPr>
          <w:rFonts w:ascii="Arial" w:eastAsia="Arial" w:hAnsi="Arial" w:cs="Arial"/>
          <w:b/>
          <w:sz w:val="16"/>
          <w:szCs w:val="16"/>
        </w:rPr>
        <w:t>8</w:t>
      </w:r>
      <w:r>
        <w:rPr>
          <w:rFonts w:ascii="Arial" w:eastAsia="Arial" w:hAnsi="Arial" w:cs="Arial"/>
          <w:b/>
          <w:sz w:val="16"/>
          <w:szCs w:val="16"/>
        </w:rPr>
        <w:t>.4</w:t>
      </w:r>
      <w:r w:rsidR="003B7301">
        <w:rPr>
          <w:rFonts w:ascii="Arial" w:eastAsia="Arial" w:hAnsi="Arial" w:cs="Arial"/>
          <w:b/>
          <w:sz w:val="16"/>
          <w:szCs w:val="16"/>
        </w:rPr>
        <w:t xml:space="preserve"> (Exceptions)</w:t>
      </w:r>
      <w:r>
        <w:rPr>
          <w:rFonts w:ascii="Arial" w:eastAsia="Arial" w:hAnsi="Arial" w:cs="Arial"/>
          <w:b/>
          <w:sz w:val="16"/>
          <w:szCs w:val="16"/>
        </w:rPr>
        <w:t>, under no circumstances will either party be liable to the other for lost profits or revenues (whether direct or indirect), or for consequential, special, indirect, exemplary, punitive, or incidental damages relating to this Agreement, even if the party is informed of the possibility of this type of damage in advance.</w:t>
      </w:r>
    </w:p>
    <w:p w14:paraId="00000115" w14:textId="2DE13330"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Applicability</w:t>
      </w:r>
      <w:r>
        <w:rPr>
          <w:rFonts w:ascii="Arial" w:eastAsia="Arial" w:hAnsi="Arial" w:cs="Arial"/>
          <w:sz w:val="16"/>
          <w:szCs w:val="16"/>
        </w:rPr>
        <w:t xml:space="preserve">.  </w:t>
      </w:r>
      <w:r>
        <w:rPr>
          <w:rFonts w:ascii="Arial" w:eastAsia="Arial" w:hAnsi="Arial" w:cs="Arial"/>
          <w:b/>
          <w:sz w:val="16"/>
          <w:szCs w:val="16"/>
        </w:rPr>
        <w:t xml:space="preserve">The limitations and waivers contained in Sections </w:t>
      </w:r>
      <w:r w:rsidR="00B43FA8">
        <w:rPr>
          <w:rFonts w:ascii="Arial" w:eastAsia="Arial" w:hAnsi="Arial" w:cs="Arial"/>
          <w:b/>
          <w:sz w:val="16"/>
          <w:szCs w:val="16"/>
        </w:rPr>
        <w:t>8</w:t>
      </w:r>
      <w:r>
        <w:rPr>
          <w:rFonts w:ascii="Arial" w:eastAsia="Arial" w:hAnsi="Arial" w:cs="Arial"/>
          <w:b/>
          <w:sz w:val="16"/>
          <w:szCs w:val="16"/>
        </w:rPr>
        <w:t>.1</w:t>
      </w:r>
      <w:r w:rsidR="003B7301">
        <w:rPr>
          <w:rFonts w:ascii="Arial" w:eastAsia="Arial" w:hAnsi="Arial" w:cs="Arial"/>
          <w:b/>
          <w:sz w:val="16"/>
          <w:szCs w:val="16"/>
        </w:rPr>
        <w:t xml:space="preserve"> (Liability Caps)</w:t>
      </w:r>
      <w:r>
        <w:rPr>
          <w:rFonts w:ascii="Arial" w:eastAsia="Arial" w:hAnsi="Arial" w:cs="Arial"/>
          <w:b/>
          <w:sz w:val="16"/>
          <w:szCs w:val="16"/>
        </w:rPr>
        <w:t xml:space="preserve"> and </w:t>
      </w:r>
      <w:r w:rsidR="00B43FA8">
        <w:rPr>
          <w:rFonts w:ascii="Arial" w:eastAsia="Arial" w:hAnsi="Arial" w:cs="Arial"/>
          <w:b/>
          <w:sz w:val="16"/>
          <w:szCs w:val="16"/>
        </w:rPr>
        <w:t>8</w:t>
      </w:r>
      <w:r>
        <w:rPr>
          <w:rFonts w:ascii="Arial" w:eastAsia="Arial" w:hAnsi="Arial" w:cs="Arial"/>
          <w:b/>
          <w:sz w:val="16"/>
          <w:szCs w:val="16"/>
        </w:rPr>
        <w:t>.2</w:t>
      </w:r>
      <w:r w:rsidR="003B7301">
        <w:rPr>
          <w:rFonts w:ascii="Arial" w:eastAsia="Arial" w:hAnsi="Arial" w:cs="Arial"/>
          <w:b/>
          <w:sz w:val="16"/>
          <w:szCs w:val="16"/>
        </w:rPr>
        <w:t xml:space="preserve"> (Damages Waiver)</w:t>
      </w:r>
      <w:r>
        <w:rPr>
          <w:rFonts w:ascii="Arial" w:eastAsia="Arial" w:hAnsi="Arial" w:cs="Arial"/>
          <w:b/>
          <w:sz w:val="16"/>
          <w:szCs w:val="16"/>
        </w:rPr>
        <w:t xml:space="preserve"> apply to all liability, whether in tort (including negligence), contract, breach of statutory duty, or otherwise.</w:t>
      </w:r>
    </w:p>
    <w:p w14:paraId="00000116" w14:textId="49CA6780"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Exceptions</w:t>
      </w:r>
      <w:r>
        <w:rPr>
          <w:rFonts w:ascii="Arial" w:eastAsia="Arial" w:hAnsi="Arial" w:cs="Arial"/>
          <w:sz w:val="16"/>
          <w:szCs w:val="16"/>
        </w:rPr>
        <w:t xml:space="preserve">.  The liability cap in Section </w:t>
      </w:r>
      <w:r w:rsidR="00B43FA8">
        <w:rPr>
          <w:rFonts w:ascii="Arial" w:eastAsia="Arial" w:hAnsi="Arial" w:cs="Arial"/>
          <w:sz w:val="16"/>
          <w:szCs w:val="16"/>
        </w:rPr>
        <w:t>8</w:t>
      </w:r>
      <w:r>
        <w:rPr>
          <w:rFonts w:ascii="Arial" w:eastAsia="Arial" w:hAnsi="Arial" w:cs="Arial"/>
          <w:sz w:val="16"/>
          <w:szCs w:val="16"/>
        </w:rPr>
        <w:t xml:space="preserve">.1(a) does not apply to any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Section </w:t>
      </w:r>
      <w:r w:rsidR="00B43FA8">
        <w:rPr>
          <w:rFonts w:ascii="Arial" w:eastAsia="Arial" w:hAnsi="Arial" w:cs="Arial"/>
          <w:sz w:val="16"/>
          <w:szCs w:val="16"/>
        </w:rPr>
        <w:t>8</w:t>
      </w:r>
      <w:r>
        <w:rPr>
          <w:rFonts w:ascii="Arial" w:eastAsia="Arial" w:hAnsi="Arial" w:cs="Arial"/>
          <w:sz w:val="16"/>
          <w:szCs w:val="16"/>
        </w:rPr>
        <w:t>.1</w:t>
      </w:r>
      <w:r w:rsidR="003B7301">
        <w:rPr>
          <w:rFonts w:ascii="Arial" w:eastAsia="Arial" w:hAnsi="Arial" w:cs="Arial"/>
          <w:sz w:val="16"/>
          <w:szCs w:val="16"/>
        </w:rPr>
        <w:t xml:space="preserve"> (Liability Caps)</w:t>
      </w:r>
      <w:r>
        <w:rPr>
          <w:rFonts w:ascii="Arial" w:eastAsia="Arial" w:hAnsi="Arial" w:cs="Arial"/>
          <w:sz w:val="16"/>
          <w:szCs w:val="16"/>
        </w:rPr>
        <w:t xml:space="preserve"> do</w:t>
      </w:r>
      <w:r w:rsidR="003B7301">
        <w:rPr>
          <w:rFonts w:ascii="Arial" w:eastAsia="Arial" w:hAnsi="Arial" w:cs="Arial"/>
          <w:sz w:val="16"/>
          <w:szCs w:val="16"/>
        </w:rPr>
        <w:t>es</w:t>
      </w:r>
      <w:r>
        <w:rPr>
          <w:rFonts w:ascii="Arial" w:eastAsia="Arial" w:hAnsi="Arial" w:cs="Arial"/>
          <w:sz w:val="16"/>
          <w:szCs w:val="16"/>
        </w:rPr>
        <w:t xml:space="preserve"> not apply to any </w:t>
      </w:r>
      <w:r>
        <w:rPr>
          <w:rFonts w:ascii="Arial" w:eastAsia="Arial" w:hAnsi="Arial" w:cs="Arial"/>
          <w:b/>
          <w:color w:val="117086"/>
          <w:sz w:val="16"/>
          <w:szCs w:val="16"/>
        </w:rPr>
        <w:t>Unlimited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Section </w:t>
      </w:r>
      <w:r w:rsidR="00B43FA8">
        <w:rPr>
          <w:rFonts w:ascii="Arial" w:eastAsia="Arial" w:hAnsi="Arial" w:cs="Arial"/>
          <w:sz w:val="16"/>
          <w:szCs w:val="16"/>
        </w:rPr>
        <w:t>8</w:t>
      </w:r>
      <w:r>
        <w:rPr>
          <w:rFonts w:ascii="Arial" w:eastAsia="Arial" w:hAnsi="Arial" w:cs="Arial"/>
          <w:sz w:val="16"/>
          <w:szCs w:val="16"/>
        </w:rPr>
        <w:t xml:space="preserve">.2 </w:t>
      </w:r>
      <w:r w:rsidR="003B7301">
        <w:rPr>
          <w:rFonts w:ascii="Arial" w:eastAsia="Arial" w:hAnsi="Arial" w:cs="Arial"/>
          <w:sz w:val="16"/>
          <w:szCs w:val="16"/>
        </w:rPr>
        <w:t xml:space="preserve">(Damages Waiver) </w:t>
      </w:r>
      <w:r>
        <w:rPr>
          <w:rFonts w:ascii="Arial" w:eastAsia="Arial" w:hAnsi="Arial" w:cs="Arial"/>
          <w:sz w:val="16"/>
          <w:szCs w:val="16"/>
        </w:rPr>
        <w:t xml:space="preserve">does not apply to any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or a breach of Section 1</w:t>
      </w:r>
      <w:r w:rsidR="00F8123A">
        <w:rPr>
          <w:rFonts w:ascii="Arial" w:eastAsia="Arial" w:hAnsi="Arial" w:cs="Arial"/>
          <w:sz w:val="16"/>
          <w:szCs w:val="16"/>
        </w:rPr>
        <w:t>0</w:t>
      </w:r>
      <w:r>
        <w:rPr>
          <w:rFonts w:ascii="Arial" w:eastAsia="Arial" w:hAnsi="Arial" w:cs="Arial"/>
          <w:sz w:val="16"/>
          <w:szCs w:val="16"/>
        </w:rPr>
        <w:t xml:space="preserve"> (Confidentiality). Nothing in this Agreement will limit, exclude, or restrict a party's liability to the extent prohibited by Applicable Laws.</w:t>
      </w:r>
    </w:p>
    <w:p w14:paraId="00000117"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Indemnification</w:t>
      </w:r>
    </w:p>
    <w:p w14:paraId="00000118" w14:textId="3052EA1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Protection by Provider</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from and against all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made by someone other than </w:t>
      </w:r>
      <w:r>
        <w:rPr>
          <w:rFonts w:ascii="Arial" w:eastAsia="Arial" w:hAnsi="Arial" w:cs="Arial"/>
          <w:b/>
          <w:color w:val="117086"/>
          <w:sz w:val="16"/>
          <w:szCs w:val="16"/>
        </w:rPr>
        <w:t>Customer</w:t>
      </w:r>
      <w:r>
        <w:rPr>
          <w:rFonts w:ascii="Arial" w:eastAsia="Arial" w:hAnsi="Arial" w:cs="Arial"/>
          <w:sz w:val="16"/>
          <w:szCs w:val="16"/>
        </w:rPr>
        <w:t xml:space="preserve">, </w:t>
      </w:r>
      <w:r>
        <w:rPr>
          <w:rFonts w:ascii="Arial" w:eastAsia="Arial" w:hAnsi="Arial" w:cs="Arial"/>
          <w:b/>
          <w:color w:val="117086"/>
          <w:sz w:val="16"/>
          <w:szCs w:val="16"/>
        </w:rPr>
        <w:t>Customer’s</w:t>
      </w:r>
      <w:r>
        <w:rPr>
          <w:rFonts w:ascii="Arial" w:eastAsia="Arial" w:hAnsi="Arial" w:cs="Arial"/>
          <w:b/>
          <w:color w:val="0432FF"/>
          <w:sz w:val="16"/>
          <w:szCs w:val="16"/>
        </w:rPr>
        <w:t xml:space="preserve"> </w:t>
      </w:r>
      <w:r>
        <w:rPr>
          <w:rFonts w:ascii="Arial" w:eastAsia="Arial" w:hAnsi="Arial" w:cs="Arial"/>
          <w:sz w:val="16"/>
          <w:szCs w:val="16"/>
        </w:rPr>
        <w:t xml:space="preserve">Affiliates, or Users, and all out-of-pocket damages, awards, settlements, costs, and expenses, including reasonable attorneys’ fees and other legal expenses, that arise from the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w:t>
      </w:r>
    </w:p>
    <w:p w14:paraId="00000119" w14:textId="0E1C368C"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Protection by Customer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from and against all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made by someone other than </w:t>
      </w:r>
      <w:r>
        <w:rPr>
          <w:rFonts w:ascii="Arial" w:eastAsia="Arial" w:hAnsi="Arial" w:cs="Arial"/>
          <w:b/>
          <w:color w:val="117086"/>
          <w:sz w:val="16"/>
          <w:szCs w:val="16"/>
        </w:rPr>
        <w:t>Provider</w:t>
      </w:r>
      <w:r>
        <w:rPr>
          <w:rFonts w:ascii="Arial" w:eastAsia="Arial" w:hAnsi="Arial" w:cs="Arial"/>
          <w:sz w:val="16"/>
          <w:szCs w:val="16"/>
        </w:rPr>
        <w:t xml:space="preserve"> or its Affiliates, and all out-of-pocket damages, awards, settlements, costs, and expenses, including reasonable attorneys’ fees and other legal expenses, that arise from the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w:t>
      </w:r>
    </w:p>
    <w:p w14:paraId="0000011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Procedure</w:t>
      </w:r>
      <w:r>
        <w:rPr>
          <w:rFonts w:ascii="Arial" w:eastAsia="Arial" w:hAnsi="Arial" w:cs="Arial"/>
          <w:sz w:val="16"/>
          <w:szCs w:val="16"/>
        </w:rPr>
        <w:t xml:space="preserve">.  The Indemnifying Party’s obligations in this section are contingent upon the Protected Party: (a) promptly notifying the Indemnifying Party of each Covered Claim for which it seeks protection; (b) providing reasonable assistance to the Indemnifying Party at the Indemnifying Party’s expense; and (c) giving the Indemnifying Party sole control over the defense and settlement of each Covered Claim. A Protected Party may participate in a Covered Claim for which it seeks protection with its own attorneys only at its own expense. The Indemnifying Party may not agree to any settlement of a Covered Claim that contains an admission of fault or otherwise materially and adversely impacts the Protected Party without the prior written consent of the Protected Party. </w:t>
      </w:r>
    </w:p>
    <w:p w14:paraId="0000011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Changes to Product</w:t>
      </w:r>
      <w:r>
        <w:rPr>
          <w:rFonts w:ascii="Arial" w:eastAsia="Arial" w:hAnsi="Arial" w:cs="Arial"/>
          <w:sz w:val="16"/>
          <w:szCs w:val="16"/>
        </w:rPr>
        <w:t xml:space="preserve">.  If required by settlement or court order, or if deemed reasonably necessary in response to a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may: (a) obtain the right for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to continue using the Product; (b) replace or modify the affected component of the Product without materially reducing the general functionality of the Product; or (c) if neither (a) nor (b) are reasonable, terminate the affected Order Form and issue a</w:t>
      </w:r>
      <w:r>
        <w:rPr>
          <w:rFonts w:ascii="Arial" w:eastAsia="Arial" w:hAnsi="Arial" w:cs="Arial"/>
          <w:b/>
          <w:sz w:val="16"/>
          <w:szCs w:val="16"/>
        </w:rPr>
        <w:t xml:space="preserve"> </w:t>
      </w:r>
      <w:r>
        <w:rPr>
          <w:rFonts w:ascii="Arial" w:eastAsia="Arial" w:hAnsi="Arial" w:cs="Arial"/>
          <w:sz w:val="16"/>
          <w:szCs w:val="16"/>
        </w:rPr>
        <w:t xml:space="preserve">pro-rated refund of prepaid Fees for the remainder of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w:t>
      </w:r>
    </w:p>
    <w:p w14:paraId="0000011C"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Exclusions</w:t>
      </w:r>
      <w:r>
        <w:rPr>
          <w:rFonts w:ascii="Arial" w:eastAsia="Arial" w:hAnsi="Arial" w:cs="Arial"/>
          <w:sz w:val="16"/>
          <w:szCs w:val="16"/>
        </w:rPr>
        <w:t xml:space="preserve">.  </w:t>
      </w:r>
    </w:p>
    <w:p w14:paraId="0000011D"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Provider’s</w:t>
      </w:r>
      <w:r>
        <w:rPr>
          <w:rFonts w:ascii="Arial" w:eastAsia="Arial" w:hAnsi="Arial" w:cs="Arial"/>
          <w:b/>
          <w:color w:val="0432FF"/>
          <w:sz w:val="16"/>
          <w:szCs w:val="16"/>
        </w:rPr>
        <w:t xml:space="preserve"> </w:t>
      </w:r>
      <w:r>
        <w:rPr>
          <w:rFonts w:ascii="Arial" w:eastAsia="Arial" w:hAnsi="Arial" w:cs="Arial"/>
          <w:sz w:val="16"/>
          <w:szCs w:val="16"/>
        </w:rPr>
        <w:t xml:space="preserve">obligations as an Indemnifying Party will not apply to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color w:val="0432FF"/>
          <w:sz w:val="16"/>
          <w:szCs w:val="16"/>
        </w:rPr>
        <w:t xml:space="preserve"> </w:t>
      </w:r>
      <w:r>
        <w:rPr>
          <w:rFonts w:ascii="Arial" w:eastAsia="Arial" w:hAnsi="Arial" w:cs="Arial"/>
          <w:sz w:val="16"/>
          <w:szCs w:val="16"/>
        </w:rPr>
        <w:t>that result from (</w:t>
      </w:r>
      <w:proofErr w:type="spellStart"/>
      <w:r>
        <w:rPr>
          <w:rFonts w:ascii="Arial" w:eastAsia="Arial" w:hAnsi="Arial" w:cs="Arial"/>
          <w:sz w:val="16"/>
          <w:szCs w:val="16"/>
        </w:rPr>
        <w:t>i</w:t>
      </w:r>
      <w:proofErr w:type="spellEnd"/>
      <w:r>
        <w:rPr>
          <w:rFonts w:ascii="Arial" w:eastAsia="Arial" w:hAnsi="Arial" w:cs="Arial"/>
          <w:sz w:val="16"/>
          <w:szCs w:val="16"/>
        </w:rPr>
        <w:t xml:space="preserve">) modifications to the Product that were not authorized by </w:t>
      </w:r>
      <w:r>
        <w:rPr>
          <w:rFonts w:ascii="Arial" w:eastAsia="Arial" w:hAnsi="Arial" w:cs="Arial"/>
          <w:b/>
          <w:color w:val="117086"/>
          <w:sz w:val="16"/>
          <w:szCs w:val="16"/>
        </w:rPr>
        <w:t>Provider</w:t>
      </w:r>
      <w:r>
        <w:rPr>
          <w:rFonts w:ascii="Arial" w:eastAsia="Arial" w:hAnsi="Arial" w:cs="Arial"/>
          <w:sz w:val="16"/>
          <w:szCs w:val="16"/>
        </w:rPr>
        <w:t xml:space="preserve"> or that were made in compliance with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instructions; (ii) unauthorized use of the Product, including use in violation of this Agreement; (iii) use of the Product in combination with items not provided by </w:t>
      </w:r>
      <w:r>
        <w:rPr>
          <w:rFonts w:ascii="Arial" w:eastAsia="Arial" w:hAnsi="Arial" w:cs="Arial"/>
          <w:b/>
          <w:color w:val="117086"/>
          <w:sz w:val="16"/>
          <w:szCs w:val="16"/>
        </w:rPr>
        <w:t>Provider</w:t>
      </w:r>
      <w:r>
        <w:rPr>
          <w:rFonts w:ascii="Arial" w:eastAsia="Arial" w:hAnsi="Arial" w:cs="Arial"/>
          <w:sz w:val="16"/>
          <w:szCs w:val="16"/>
        </w:rPr>
        <w:t xml:space="preserve">; or (iv) use of an old version of the Product where a newer release would avoid the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0000011E"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Customer’s</w:t>
      </w:r>
      <w:r>
        <w:rPr>
          <w:rFonts w:ascii="Arial" w:eastAsia="Arial" w:hAnsi="Arial" w:cs="Arial"/>
          <w:b/>
          <w:color w:val="0432FF"/>
          <w:sz w:val="16"/>
          <w:szCs w:val="16"/>
        </w:rPr>
        <w:t xml:space="preserve"> </w:t>
      </w:r>
      <w:r>
        <w:rPr>
          <w:rFonts w:ascii="Arial" w:eastAsia="Arial" w:hAnsi="Arial" w:cs="Arial"/>
          <w:sz w:val="16"/>
          <w:szCs w:val="16"/>
        </w:rPr>
        <w:t xml:space="preserve">obligations as an Indemnifying Party will not apply to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color w:val="0432FF"/>
          <w:sz w:val="16"/>
          <w:szCs w:val="16"/>
        </w:rPr>
        <w:t xml:space="preserve"> </w:t>
      </w:r>
      <w:r>
        <w:rPr>
          <w:rFonts w:ascii="Arial" w:eastAsia="Arial" w:hAnsi="Arial" w:cs="Arial"/>
          <w:sz w:val="16"/>
          <w:szCs w:val="16"/>
        </w:rPr>
        <w:t xml:space="preserve">that result from the unauthorized use of the </w:t>
      </w:r>
      <w:r w:rsidRPr="00BC198D">
        <w:rPr>
          <w:rFonts w:ascii="Arial" w:eastAsia="Arial" w:hAnsi="Arial" w:cs="Arial"/>
          <w:sz w:val="16"/>
          <w:szCs w:val="16"/>
        </w:rPr>
        <w:t>Customer Content</w:t>
      </w:r>
      <w:r>
        <w:rPr>
          <w:rFonts w:ascii="Arial" w:eastAsia="Arial" w:hAnsi="Arial" w:cs="Arial"/>
          <w:sz w:val="16"/>
          <w:szCs w:val="16"/>
        </w:rPr>
        <w:t>, including use in violation of this Agreement.</w:t>
      </w:r>
    </w:p>
    <w:p w14:paraId="0000011F" w14:textId="2AD1B77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Exclusive Remedy</w:t>
      </w:r>
      <w:r>
        <w:rPr>
          <w:rFonts w:ascii="Arial" w:eastAsia="Arial" w:hAnsi="Arial" w:cs="Arial"/>
          <w:sz w:val="16"/>
          <w:szCs w:val="16"/>
        </w:rPr>
        <w:t xml:space="preserve">.  This Section </w:t>
      </w:r>
      <w:r w:rsidR="002418C5">
        <w:rPr>
          <w:rFonts w:ascii="Arial" w:eastAsia="Arial" w:hAnsi="Arial" w:cs="Arial"/>
          <w:sz w:val="16"/>
          <w:szCs w:val="16"/>
        </w:rPr>
        <w:t>9</w:t>
      </w:r>
      <w:r>
        <w:rPr>
          <w:rFonts w:ascii="Arial" w:eastAsia="Arial" w:hAnsi="Arial" w:cs="Arial"/>
          <w:sz w:val="16"/>
          <w:szCs w:val="16"/>
        </w:rPr>
        <w:t xml:space="preserve"> (Indemnification), together with any termination rights, describes each Protected Party’s exclusive remedy and each Indemnifying Party’s entire liability for a Covered Claim.</w:t>
      </w:r>
    </w:p>
    <w:p w14:paraId="00000122"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Confidentiality</w:t>
      </w:r>
    </w:p>
    <w:p w14:paraId="00000123"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Non-Use and </w:t>
      </w:r>
      <w:proofErr w:type="gramStart"/>
      <w:r>
        <w:rPr>
          <w:rFonts w:ascii="Arial" w:eastAsia="Arial" w:hAnsi="Arial" w:cs="Arial"/>
          <w:sz w:val="16"/>
          <w:szCs w:val="16"/>
          <w:u w:val="single"/>
        </w:rPr>
        <w:t>Non-Disclosure</w:t>
      </w:r>
      <w:proofErr w:type="gramEnd"/>
      <w:r>
        <w:rPr>
          <w:rFonts w:ascii="Arial" w:eastAsia="Arial" w:hAnsi="Arial" w:cs="Arial"/>
          <w:sz w:val="16"/>
          <w:szCs w:val="16"/>
        </w:rPr>
        <w:t>.  Except as otherwise authorized in the Agreement or as needed to fulfill its obligations or exercise its rights under this Agreement, Recipient will not (a) use Discloser’s Confidential Information; nor (b) disclose Discloser’s Confidential Information to anyone else. In addition, Recipient will protect Discloser’s Confidential Information using at least the same protections Recipient uses for its own similar information but no less than a reasonable standard of care.</w:t>
      </w:r>
    </w:p>
    <w:p w14:paraId="00000124"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Exclusions</w:t>
      </w:r>
      <w:r>
        <w:rPr>
          <w:rFonts w:ascii="Arial" w:eastAsia="Arial" w:hAnsi="Arial" w:cs="Arial"/>
          <w:sz w:val="16"/>
          <w:szCs w:val="16"/>
        </w:rPr>
        <w:t>.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w:t>
      </w:r>
    </w:p>
    <w:p w14:paraId="00000125" w14:textId="30BB97B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Required Disclosures</w:t>
      </w:r>
      <w:r>
        <w:rPr>
          <w:rFonts w:ascii="Arial" w:eastAsia="Arial" w:hAnsi="Arial" w:cs="Arial"/>
          <w:sz w:val="16"/>
          <w:szCs w:val="16"/>
        </w:rPr>
        <w:t xml:space="preserve">.  Recipient may disclose Discloser’s Confidential Information to the extent required by Applicable Laws if, unless prohibited by Applicable Laws, Recipient provides Discloser reasonable advance notice of the required disclosure and reasonably cooperates, at Discloser’s expense, with Discloser’s efforts to obtain confidential treatment for the Confidential Information. </w:t>
      </w:r>
    </w:p>
    <w:p w14:paraId="00000126" w14:textId="27B75BBC"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Permitted Disclosures</w:t>
      </w:r>
      <w:r>
        <w:rPr>
          <w:rFonts w:ascii="Arial" w:eastAsia="Arial" w:hAnsi="Arial" w:cs="Arial"/>
          <w:sz w:val="16"/>
          <w:szCs w:val="16"/>
        </w:rPr>
        <w:t>.  Recipient may disclose Discloser’s Confidential Information to Users, employees, advisors, contractors, and representatives who each have a need to know the Confidential Information, but only if the person or entity is bound by confidentiality obligations at least as protective as those in this Section 1</w:t>
      </w:r>
      <w:r w:rsidR="002418C5">
        <w:rPr>
          <w:rFonts w:ascii="Arial" w:eastAsia="Arial" w:hAnsi="Arial" w:cs="Arial"/>
          <w:sz w:val="16"/>
          <w:szCs w:val="16"/>
        </w:rPr>
        <w:t>0</w:t>
      </w:r>
      <w:r w:rsidR="00FA2883">
        <w:rPr>
          <w:rFonts w:ascii="Arial" w:eastAsia="Arial" w:hAnsi="Arial" w:cs="Arial"/>
          <w:sz w:val="16"/>
          <w:szCs w:val="16"/>
        </w:rPr>
        <w:t xml:space="preserve"> (Confidentiality)</w:t>
      </w:r>
      <w:r>
        <w:rPr>
          <w:rFonts w:ascii="Arial" w:eastAsia="Arial" w:hAnsi="Arial" w:cs="Arial"/>
          <w:sz w:val="16"/>
          <w:szCs w:val="16"/>
        </w:rPr>
        <w:t xml:space="preserve"> and Recipient remains responsible for everyone’s compliance with the terms of this Section 1</w:t>
      </w:r>
      <w:r w:rsidR="00FA2883">
        <w:rPr>
          <w:rFonts w:ascii="Arial" w:eastAsia="Arial" w:hAnsi="Arial" w:cs="Arial"/>
          <w:sz w:val="16"/>
          <w:szCs w:val="16"/>
        </w:rPr>
        <w:t>0 (Confidentiality)</w:t>
      </w:r>
      <w:r>
        <w:rPr>
          <w:rFonts w:ascii="Arial" w:eastAsia="Arial" w:hAnsi="Arial" w:cs="Arial"/>
          <w:sz w:val="16"/>
          <w:szCs w:val="16"/>
        </w:rPr>
        <w:t>.</w:t>
      </w:r>
    </w:p>
    <w:p w14:paraId="00000127"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Reservation of Rights</w:t>
      </w:r>
    </w:p>
    <w:p w14:paraId="00000128" w14:textId="42B79675" w:rsidR="00490584" w:rsidRDefault="00000000">
      <w:pPr>
        <w:pStyle w:val="Heading2"/>
        <w:widowControl w:val="0"/>
        <w:spacing w:after="120"/>
        <w:ind w:firstLine="180"/>
      </w:pPr>
      <w:r>
        <w:rPr>
          <w:rFonts w:ascii="Arial" w:eastAsia="Arial" w:hAnsi="Arial" w:cs="Arial"/>
          <w:sz w:val="16"/>
          <w:szCs w:val="16"/>
        </w:rPr>
        <w:t xml:space="preserve">Except for the limited license to copy and use Software and Documentation in Section 1.1 (Access and Use),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retains all right, title, and interest in and to the Product, whether developed before or after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Except for the limited rights in Section 1.</w:t>
      </w:r>
      <w:r w:rsidR="002418C5">
        <w:rPr>
          <w:rFonts w:ascii="Arial" w:eastAsia="Arial" w:hAnsi="Arial" w:cs="Arial"/>
          <w:sz w:val="16"/>
          <w:szCs w:val="16"/>
        </w:rPr>
        <w:t>5</w:t>
      </w:r>
      <w:r>
        <w:rPr>
          <w:rFonts w:ascii="Arial" w:eastAsia="Arial" w:hAnsi="Arial" w:cs="Arial"/>
          <w:sz w:val="16"/>
          <w:szCs w:val="16"/>
        </w:rPr>
        <w:t xml:space="preserve"> (Customer Content)</w:t>
      </w:r>
      <w:r w:rsidR="002418C5">
        <w:rPr>
          <w:rFonts w:ascii="Arial" w:eastAsia="Arial" w:hAnsi="Arial" w:cs="Arial"/>
          <w:sz w:val="16"/>
          <w:szCs w:val="16"/>
        </w:rPr>
        <w:t xml:space="preserve"> and 1.6 (Machine Learning)</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retains all right, title, and interest in and to the Customer Content.</w:t>
      </w:r>
    </w:p>
    <w:p w14:paraId="00000129"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General Terms</w:t>
      </w:r>
    </w:p>
    <w:p w14:paraId="0000012C" w14:textId="3E07A35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Entire Agreement</w:t>
      </w:r>
      <w:r>
        <w:rPr>
          <w:rFonts w:ascii="Arial" w:eastAsia="Arial" w:hAnsi="Arial" w:cs="Arial"/>
          <w:sz w:val="16"/>
          <w:szCs w:val="16"/>
        </w:rPr>
        <w:t xml:space="preserve">.  This Agreement is the only agreement between the parties about its subject and this Agreement supersedes all prior or contemporaneous statements (whether in writing or not) about its subject.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expressly rejects any terms included in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purchase order or similar document, which may only be used for accounting or administrative purposes. </w:t>
      </w:r>
      <w:r w:rsidR="00740660">
        <w:rPr>
          <w:rFonts w:ascii="Arial" w:eastAsia="Arial" w:hAnsi="Arial" w:cs="Arial"/>
          <w:sz w:val="16"/>
          <w:szCs w:val="16"/>
        </w:rPr>
        <w:t xml:space="preserve">No terms or conditions in any </w:t>
      </w:r>
      <w:r w:rsidR="00740660" w:rsidRPr="00740660">
        <w:rPr>
          <w:rFonts w:ascii="Arial" w:eastAsia="Arial" w:hAnsi="Arial" w:cs="Arial"/>
          <w:b/>
          <w:color w:val="117086"/>
          <w:sz w:val="16"/>
          <w:szCs w:val="16"/>
        </w:rPr>
        <w:t>Customer</w:t>
      </w:r>
      <w:r w:rsidR="00740660">
        <w:rPr>
          <w:rFonts w:ascii="Arial" w:eastAsia="Arial" w:hAnsi="Arial" w:cs="Arial"/>
          <w:sz w:val="16"/>
          <w:szCs w:val="16"/>
        </w:rPr>
        <w:t xml:space="preserve"> documentation or online vendor portal will apply to </w:t>
      </w:r>
      <w:r w:rsidR="00740660" w:rsidRPr="00740660">
        <w:rPr>
          <w:rFonts w:ascii="Arial" w:eastAsia="Arial" w:hAnsi="Arial" w:cs="Arial"/>
          <w:b/>
          <w:color w:val="117086"/>
          <w:sz w:val="16"/>
          <w:szCs w:val="16"/>
        </w:rPr>
        <w:t>Customer's</w:t>
      </w:r>
      <w:r w:rsidR="00740660">
        <w:rPr>
          <w:rFonts w:ascii="Arial" w:eastAsia="Arial" w:hAnsi="Arial" w:cs="Arial"/>
          <w:sz w:val="16"/>
          <w:szCs w:val="16"/>
        </w:rPr>
        <w:t xml:space="preserve"> use of the Product unless expressly agreed</w:t>
      </w:r>
      <w:r w:rsidR="00602530">
        <w:rPr>
          <w:rFonts w:ascii="Arial" w:eastAsia="Arial" w:hAnsi="Arial" w:cs="Arial"/>
          <w:sz w:val="16"/>
          <w:szCs w:val="16"/>
        </w:rPr>
        <w:t xml:space="preserve"> to</w:t>
      </w:r>
      <w:r w:rsidR="00740660">
        <w:rPr>
          <w:rFonts w:ascii="Arial" w:eastAsia="Arial" w:hAnsi="Arial" w:cs="Arial"/>
          <w:sz w:val="16"/>
          <w:szCs w:val="16"/>
        </w:rPr>
        <w:t xml:space="preserve"> in a </w:t>
      </w:r>
      <w:r w:rsidR="00602530">
        <w:rPr>
          <w:rFonts w:ascii="Arial" w:eastAsia="Arial" w:hAnsi="Arial" w:cs="Arial"/>
          <w:sz w:val="16"/>
          <w:szCs w:val="16"/>
        </w:rPr>
        <w:t>legally binding</w:t>
      </w:r>
      <w:r w:rsidR="00740660">
        <w:rPr>
          <w:rFonts w:ascii="Arial" w:eastAsia="Arial" w:hAnsi="Arial" w:cs="Arial"/>
          <w:sz w:val="16"/>
          <w:szCs w:val="16"/>
        </w:rPr>
        <w:t xml:space="preserve"> written agreement signed by an authorized </w:t>
      </w:r>
      <w:r w:rsidR="00740660" w:rsidRPr="00740660">
        <w:rPr>
          <w:rFonts w:ascii="Arial" w:eastAsia="Arial" w:hAnsi="Arial" w:cs="Arial"/>
          <w:b/>
          <w:color w:val="117086"/>
          <w:sz w:val="16"/>
          <w:szCs w:val="16"/>
        </w:rPr>
        <w:t>Provider</w:t>
      </w:r>
      <w:r w:rsidR="00740660">
        <w:rPr>
          <w:rFonts w:ascii="Arial" w:eastAsia="Arial" w:hAnsi="Arial" w:cs="Arial"/>
          <w:sz w:val="16"/>
          <w:szCs w:val="16"/>
        </w:rPr>
        <w:t xml:space="preserve"> representative, regardless of what such terms may say.</w:t>
      </w:r>
    </w:p>
    <w:p w14:paraId="0000012D" w14:textId="28502B46"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Modifications, Severability, and Waiver</w:t>
      </w:r>
      <w:r>
        <w:rPr>
          <w:rFonts w:ascii="Arial" w:eastAsia="Arial" w:hAnsi="Arial" w:cs="Arial"/>
          <w:sz w:val="16"/>
          <w:szCs w:val="16"/>
        </w:rPr>
        <w:t xml:space="preserve">.  Any waiver, modification, or change to the Agreement must be in writing and signed or electronically accepted by each party. If any term of this Agreement is determined to be invalid or unenforceable by a relevant court or governing body, the remaining terms of this Agreement will remain in full force and effect. The failure of a party to enforce a term or to exercise an option </w:t>
      </w:r>
      <w:r>
        <w:rPr>
          <w:rFonts w:ascii="Arial" w:eastAsia="Arial" w:hAnsi="Arial" w:cs="Arial"/>
          <w:sz w:val="16"/>
          <w:szCs w:val="16"/>
        </w:rPr>
        <w:lastRenderedPageBreak/>
        <w:t>or right in this Agreement will not constitute a waiver by that party of the term, option, or right.</w:t>
      </w:r>
    </w:p>
    <w:p w14:paraId="0000012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Governing Law and Chosen Courts</w:t>
      </w:r>
      <w:r>
        <w:rPr>
          <w:rFonts w:ascii="Arial" w:eastAsia="Arial" w:hAnsi="Arial" w:cs="Arial"/>
          <w:sz w:val="16"/>
          <w:szCs w:val="16"/>
        </w:rPr>
        <w:t xml:space="preserve">.  The </w:t>
      </w:r>
      <w:r>
        <w:rPr>
          <w:rFonts w:ascii="Arial" w:eastAsia="Arial" w:hAnsi="Arial" w:cs="Arial"/>
          <w:b/>
          <w:color w:val="117086"/>
          <w:sz w:val="16"/>
          <w:szCs w:val="16"/>
        </w:rPr>
        <w:t>Governing</w:t>
      </w:r>
      <w:r>
        <w:rPr>
          <w:rFonts w:ascii="Arial" w:eastAsia="Arial" w:hAnsi="Arial" w:cs="Arial"/>
          <w:b/>
          <w:color w:val="0432FF"/>
          <w:sz w:val="16"/>
          <w:szCs w:val="16"/>
        </w:rPr>
        <w:t xml:space="preserve"> </w:t>
      </w:r>
      <w:r>
        <w:rPr>
          <w:rFonts w:ascii="Arial" w:eastAsia="Arial" w:hAnsi="Arial" w:cs="Arial"/>
          <w:b/>
          <w:color w:val="117086"/>
          <w:sz w:val="16"/>
          <w:szCs w:val="16"/>
        </w:rPr>
        <w:t>Law</w:t>
      </w:r>
      <w:r>
        <w:rPr>
          <w:rFonts w:ascii="Arial" w:eastAsia="Arial" w:hAnsi="Arial" w:cs="Arial"/>
          <w:color w:val="0432FF"/>
          <w:sz w:val="16"/>
          <w:szCs w:val="16"/>
        </w:rPr>
        <w:t xml:space="preserve"> </w:t>
      </w:r>
      <w:r>
        <w:rPr>
          <w:rFonts w:ascii="Arial" w:eastAsia="Arial" w:hAnsi="Arial" w:cs="Arial"/>
          <w:sz w:val="16"/>
          <w:szCs w:val="16"/>
        </w:rPr>
        <w:t xml:space="preserve">will govern all interpretations and disputes about this Agreement, without regard to its conflict of </w:t>
      </w:r>
      <w:proofErr w:type="spellStart"/>
      <w:r>
        <w:rPr>
          <w:rFonts w:ascii="Arial" w:eastAsia="Arial" w:hAnsi="Arial" w:cs="Arial"/>
          <w:sz w:val="16"/>
          <w:szCs w:val="16"/>
        </w:rPr>
        <w:t>laws</w:t>
      </w:r>
      <w:proofErr w:type="spellEnd"/>
      <w:r>
        <w:rPr>
          <w:rFonts w:ascii="Arial" w:eastAsia="Arial" w:hAnsi="Arial" w:cs="Arial"/>
          <w:sz w:val="16"/>
          <w:szCs w:val="16"/>
        </w:rPr>
        <w:t xml:space="preserve"> provisions. The parties will bring any legal suit, action, or proceeding about this Agreement in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 xml:space="preserve"> and each party irrevocably submits to the exclusive jurisdiction of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w:t>
      </w:r>
    </w:p>
    <w:p w14:paraId="0000012F" w14:textId="35EC522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Injunctive Relief</w:t>
      </w:r>
      <w:r>
        <w:rPr>
          <w:rFonts w:ascii="Arial" w:eastAsia="Arial" w:hAnsi="Arial" w:cs="Arial"/>
          <w:sz w:val="16"/>
          <w:szCs w:val="16"/>
        </w:rPr>
        <w:t>.  Despite Section 1</w:t>
      </w:r>
      <w:r w:rsidR="002418C5">
        <w:rPr>
          <w:rFonts w:ascii="Arial" w:eastAsia="Arial" w:hAnsi="Arial" w:cs="Arial"/>
          <w:sz w:val="16"/>
          <w:szCs w:val="16"/>
        </w:rPr>
        <w:t>2</w:t>
      </w:r>
      <w:r>
        <w:rPr>
          <w:rFonts w:ascii="Arial" w:eastAsia="Arial" w:hAnsi="Arial" w:cs="Arial"/>
          <w:sz w:val="16"/>
          <w:szCs w:val="16"/>
        </w:rPr>
        <w:t>.3 (Governing Law and Chosen Courts), a breach of Section 1</w:t>
      </w:r>
      <w:r w:rsidR="002418C5">
        <w:rPr>
          <w:rFonts w:ascii="Arial" w:eastAsia="Arial" w:hAnsi="Arial" w:cs="Arial"/>
          <w:sz w:val="16"/>
          <w:szCs w:val="16"/>
        </w:rPr>
        <w:t>0</w:t>
      </w:r>
      <w:r>
        <w:rPr>
          <w:rFonts w:ascii="Arial" w:eastAsia="Arial" w:hAnsi="Arial" w:cs="Arial"/>
          <w:sz w:val="16"/>
          <w:szCs w:val="16"/>
        </w:rPr>
        <w:t xml:space="preserve"> (Confidentiality) or the violation of a party’s intellectual property rights may cause irreparable harm for which monetary damages cannot adequately compensate. As a result, upon the actual or threatened breach of Section 1</w:t>
      </w:r>
      <w:r w:rsidR="002418C5">
        <w:rPr>
          <w:rFonts w:ascii="Arial" w:eastAsia="Arial" w:hAnsi="Arial" w:cs="Arial"/>
          <w:sz w:val="16"/>
          <w:szCs w:val="16"/>
        </w:rPr>
        <w:t>0</w:t>
      </w:r>
      <w:r>
        <w:rPr>
          <w:rFonts w:ascii="Arial" w:eastAsia="Arial" w:hAnsi="Arial" w:cs="Arial"/>
          <w:sz w:val="16"/>
          <w:szCs w:val="16"/>
        </w:rPr>
        <w:t xml:space="preserve">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14:paraId="00000130"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Non-Exhaustive Remedies</w:t>
      </w:r>
      <w:r>
        <w:rPr>
          <w:rFonts w:ascii="Arial" w:eastAsia="Arial" w:hAnsi="Arial" w:cs="Arial"/>
          <w:sz w:val="16"/>
          <w:szCs w:val="16"/>
        </w:rPr>
        <w:t>.  Except where the Agreement provides for an exclusive remedy, seeking or exercising a remedy does not limit the other rights or remedies available to a party.</w:t>
      </w:r>
    </w:p>
    <w:p w14:paraId="00000131" w14:textId="77777777" w:rsidR="00490584" w:rsidRDefault="00000000">
      <w:pPr>
        <w:pStyle w:val="Heading2"/>
        <w:widowControl w:val="0"/>
        <w:spacing w:after="120"/>
        <w:ind w:firstLine="180"/>
        <w:rPr>
          <w:rFonts w:ascii="Arial" w:eastAsia="Arial" w:hAnsi="Arial" w:cs="Arial"/>
          <w:sz w:val="16"/>
          <w:szCs w:val="16"/>
        </w:rPr>
      </w:pPr>
      <w:commentRangeStart w:id="2"/>
      <w:r>
        <w:rPr>
          <w:rFonts w:ascii="Arial" w:eastAsia="Arial" w:hAnsi="Arial" w:cs="Arial"/>
          <w:sz w:val="16"/>
          <w:szCs w:val="16"/>
          <w:u w:val="single"/>
        </w:rPr>
        <w:t>Assignment</w:t>
      </w:r>
      <w:r>
        <w:rPr>
          <w:rFonts w:ascii="Arial" w:eastAsia="Arial" w:hAnsi="Arial" w:cs="Arial"/>
          <w:sz w:val="16"/>
          <w:szCs w:val="16"/>
        </w:rPr>
        <w:t xml:space="preserve">.  Neither party may assign any rights or obligations under this Agreement without the prior written consent of the other party. </w:t>
      </w:r>
      <w:del w:id="1008" w:author="Contoso Procurement" w:date="2026-10-17T10:08:57Z">
        <w:r>
          <w:rPr>
            <w:rFonts w:ascii="Arial" w:eastAsia="Arial" w:hAnsi="Arial" w:cs="Arial"/>
            <w:sz w:val="16"/>
            <w:szCs w:val="16"/>
          </w:rPr>
          <w:delText xml:space="preserve">However, either party may assign this Agreement upon notice if the assigning party undergoes a merger, change of control, reorganization, or sale of all or substantially all its equity, business, or assets to which this Agreement relates. </w:delText>
        </w:r>
      </w:del>
      <w:r>
        <w:rPr>
          <w:rFonts w:ascii="Arial" w:eastAsia="Arial" w:hAnsi="Arial" w:cs="Arial"/>
          <w:sz w:val="16"/>
          <w:szCs w:val="16"/>
        </w:rPr>
        <w:t xml:space="preserve">Any attempted but non-permitted assignment is void. This Agreement will be binding upon and inure to the benefit of the parties and their permitted successors and assigns.</w:t>
      </w:r>
      <w:commentRangeEnd w:id="2"/>
      <w:r>
        <w:commentReference w:id="2"/>
      </w:r>
    </w:p>
    <w:p w14:paraId="55C95091" w14:textId="4C4DCB82" w:rsidR="00DA56E1" w:rsidRPr="00DA56E1" w:rsidRDefault="00DA56E1" w:rsidP="00DA56E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Beta </w:t>
      </w:r>
      <w:r w:rsidR="002418C5">
        <w:rPr>
          <w:rFonts w:ascii="Arial" w:eastAsia="Arial" w:hAnsi="Arial" w:cs="Arial"/>
          <w:sz w:val="16"/>
          <w:szCs w:val="16"/>
          <w:u w:val="single"/>
        </w:rPr>
        <w:t>Products</w:t>
      </w:r>
      <w:r>
        <w:rPr>
          <w:rFonts w:ascii="Arial" w:eastAsia="Arial" w:hAnsi="Arial" w:cs="Arial"/>
          <w:sz w:val="16"/>
          <w:szCs w:val="16"/>
        </w:rPr>
        <w:t xml:space="preserve">.  If </w:t>
      </w:r>
      <w:r>
        <w:rPr>
          <w:rFonts w:ascii="Arial" w:eastAsia="Arial" w:hAnsi="Arial" w:cs="Arial"/>
          <w:b/>
          <w:color w:val="117086"/>
          <w:sz w:val="16"/>
          <w:szCs w:val="16"/>
        </w:rPr>
        <w:t>Provider</w:t>
      </w:r>
      <w:r>
        <w:rPr>
          <w:rFonts w:ascii="Arial" w:eastAsia="Arial" w:hAnsi="Arial" w:cs="Arial"/>
          <w:sz w:val="16"/>
          <w:szCs w:val="16"/>
        </w:rPr>
        <w:t xml:space="preserve"> gives </w:t>
      </w:r>
      <w:r>
        <w:rPr>
          <w:rFonts w:ascii="Arial" w:eastAsia="Arial" w:hAnsi="Arial" w:cs="Arial"/>
          <w:b/>
          <w:color w:val="117086"/>
          <w:sz w:val="16"/>
          <w:szCs w:val="16"/>
        </w:rPr>
        <w:t>Customer</w:t>
      </w:r>
      <w:r>
        <w:rPr>
          <w:rFonts w:ascii="Arial" w:eastAsia="Arial" w:hAnsi="Arial" w:cs="Arial"/>
          <w:sz w:val="16"/>
          <w:szCs w:val="16"/>
        </w:rPr>
        <w:t xml:space="preserve"> access to a Beta Product, the Beta Product is</w:t>
      </w:r>
      <w:r w:rsidRPr="00DA56E1">
        <w:rPr>
          <w:rFonts w:ascii="Arial" w:eastAsia="Arial" w:hAnsi="Arial" w:cs="Arial"/>
          <w:sz w:val="16"/>
          <w:szCs w:val="16"/>
        </w:rPr>
        <w:t xml:space="preserve"> provided “AS IS” and </w:t>
      </w:r>
      <w:r>
        <w:rPr>
          <w:rFonts w:ascii="Arial" w:eastAsia="Arial" w:hAnsi="Arial" w:cs="Arial"/>
          <w:sz w:val="16"/>
          <w:szCs w:val="16"/>
        </w:rPr>
        <w:t xml:space="preserve">Section 6.3 </w:t>
      </w:r>
      <w:r w:rsidR="00FA2883">
        <w:rPr>
          <w:rFonts w:ascii="Arial" w:eastAsia="Arial" w:hAnsi="Arial" w:cs="Arial"/>
          <w:sz w:val="16"/>
          <w:szCs w:val="16"/>
        </w:rPr>
        <w:t xml:space="preserve">(Representations &amp; Warranty </w:t>
      </w:r>
      <w:proofErr w:type="gramStart"/>
      <w:r w:rsidR="00FA2883">
        <w:rPr>
          <w:rFonts w:ascii="Arial" w:eastAsia="Arial" w:hAnsi="Arial" w:cs="Arial"/>
          <w:sz w:val="16"/>
          <w:szCs w:val="16"/>
        </w:rPr>
        <w:t>From</w:t>
      </w:r>
      <w:proofErr w:type="gramEnd"/>
      <w:r w:rsidR="00FA2883">
        <w:rPr>
          <w:rFonts w:ascii="Arial" w:eastAsia="Arial" w:hAnsi="Arial" w:cs="Arial"/>
          <w:sz w:val="16"/>
          <w:szCs w:val="16"/>
        </w:rPr>
        <w:t xml:space="preserve"> Provider) </w:t>
      </w:r>
      <w:r>
        <w:rPr>
          <w:rFonts w:ascii="Arial" w:eastAsia="Arial" w:hAnsi="Arial" w:cs="Arial"/>
          <w:sz w:val="16"/>
          <w:szCs w:val="16"/>
        </w:rPr>
        <w:t>does not apply</w:t>
      </w:r>
      <w:r w:rsidR="00FA2883">
        <w:rPr>
          <w:rFonts w:ascii="Arial" w:eastAsia="Arial" w:hAnsi="Arial" w:cs="Arial"/>
          <w:sz w:val="16"/>
          <w:szCs w:val="16"/>
        </w:rPr>
        <w:t xml:space="preserve"> to any Beta Products</w:t>
      </w:r>
      <w:r>
        <w:rPr>
          <w:rFonts w:ascii="Arial" w:eastAsia="Arial" w:hAnsi="Arial" w:cs="Arial"/>
          <w:sz w:val="16"/>
          <w:szCs w:val="16"/>
        </w:rPr>
        <w:t xml:space="preserve">. </w:t>
      </w:r>
      <w:r w:rsidRPr="00DA56E1">
        <w:rPr>
          <w:rFonts w:ascii="Arial" w:eastAsia="Arial" w:hAnsi="Arial" w:cs="Arial"/>
          <w:b/>
          <w:color w:val="117086"/>
          <w:sz w:val="16"/>
          <w:szCs w:val="16"/>
        </w:rPr>
        <w:t>Customer</w:t>
      </w:r>
      <w:r>
        <w:rPr>
          <w:rFonts w:ascii="Arial" w:eastAsia="Arial" w:hAnsi="Arial" w:cs="Arial"/>
          <w:sz w:val="16"/>
          <w:szCs w:val="16"/>
        </w:rPr>
        <w:t xml:space="preserve"> acknowledges that Beta Products are </w:t>
      </w:r>
      <w:r w:rsidR="003C1A33">
        <w:rPr>
          <w:rFonts w:ascii="Arial" w:eastAsia="Arial" w:hAnsi="Arial" w:cs="Arial"/>
          <w:sz w:val="16"/>
          <w:szCs w:val="16"/>
        </w:rPr>
        <w:t>experimental</w:t>
      </w:r>
      <w:r>
        <w:rPr>
          <w:rFonts w:ascii="Arial" w:eastAsia="Arial" w:hAnsi="Arial" w:cs="Arial"/>
          <w:sz w:val="16"/>
          <w:szCs w:val="16"/>
        </w:rPr>
        <w:t xml:space="preserve"> in nature and may be modified or removed</w:t>
      </w:r>
      <w:r w:rsidR="003C1A33">
        <w:rPr>
          <w:rFonts w:ascii="Arial" w:eastAsia="Arial" w:hAnsi="Arial" w:cs="Arial"/>
          <w:sz w:val="16"/>
          <w:szCs w:val="16"/>
        </w:rPr>
        <w:t xml:space="preserve"> at </w:t>
      </w:r>
      <w:r w:rsidR="003C1A33" w:rsidRPr="003C1A33">
        <w:rPr>
          <w:rFonts w:ascii="Arial" w:eastAsia="Arial" w:hAnsi="Arial" w:cs="Arial"/>
          <w:b/>
          <w:color w:val="117086"/>
          <w:sz w:val="16"/>
          <w:szCs w:val="16"/>
        </w:rPr>
        <w:t>Provider's</w:t>
      </w:r>
      <w:r w:rsidR="003C1A33">
        <w:rPr>
          <w:rFonts w:ascii="Arial" w:eastAsia="Arial" w:hAnsi="Arial" w:cs="Arial"/>
          <w:sz w:val="16"/>
          <w:szCs w:val="16"/>
        </w:rPr>
        <w:t xml:space="preserve"> discretion</w:t>
      </w:r>
      <w:r>
        <w:rPr>
          <w:rFonts w:ascii="Arial" w:eastAsia="Arial" w:hAnsi="Arial" w:cs="Arial"/>
          <w:sz w:val="16"/>
          <w:szCs w:val="16"/>
        </w:rPr>
        <w:t xml:space="preserve"> with or without notice.</w:t>
      </w:r>
    </w:p>
    <w:p w14:paraId="00000132" w14:textId="4F66466B" w:rsidR="00490584" w:rsidRDefault="00DA56E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Logo Rights</w:t>
      </w:r>
      <w:r>
        <w:rPr>
          <w:rFonts w:ascii="Arial" w:eastAsia="Arial" w:hAnsi="Arial" w:cs="Arial"/>
          <w:sz w:val="16"/>
          <w:szCs w:val="16"/>
        </w:rPr>
        <w:t xml:space="preserve">.  </w:t>
      </w:r>
      <w:r w:rsidR="00EA41D4" w:rsidRPr="00EA41D4">
        <w:rPr>
          <w:rFonts w:ascii="Arial" w:eastAsia="Arial" w:hAnsi="Arial" w:cs="Arial"/>
          <w:b/>
          <w:color w:val="117086"/>
          <w:sz w:val="16"/>
          <w:szCs w:val="16"/>
        </w:rPr>
        <w:t>Provider</w:t>
      </w:r>
      <w:r w:rsidR="00EA41D4">
        <w:rPr>
          <w:rFonts w:ascii="Arial" w:eastAsia="Arial" w:hAnsi="Arial" w:cs="Arial"/>
          <w:sz w:val="16"/>
          <w:szCs w:val="16"/>
        </w:rPr>
        <w:t xml:space="preserve"> may identify </w:t>
      </w:r>
      <w:r w:rsidR="00EA41D4" w:rsidRPr="00EA41D4">
        <w:rPr>
          <w:rFonts w:ascii="Arial" w:eastAsia="Arial" w:hAnsi="Arial" w:cs="Arial"/>
          <w:b/>
          <w:color w:val="117086"/>
          <w:sz w:val="16"/>
          <w:szCs w:val="16"/>
        </w:rPr>
        <w:t>Customer</w:t>
      </w:r>
      <w:r w:rsidR="00EA41D4">
        <w:rPr>
          <w:rFonts w:ascii="Arial" w:eastAsia="Arial" w:hAnsi="Arial" w:cs="Arial"/>
          <w:sz w:val="16"/>
          <w:szCs w:val="16"/>
        </w:rPr>
        <w:t xml:space="preserve"> and use </w:t>
      </w:r>
      <w:r w:rsidR="00EA41D4" w:rsidRPr="00EA41D4">
        <w:rPr>
          <w:rFonts w:ascii="Arial" w:eastAsia="Arial" w:hAnsi="Arial" w:cs="Arial"/>
          <w:b/>
          <w:color w:val="117086"/>
          <w:sz w:val="16"/>
          <w:szCs w:val="16"/>
        </w:rPr>
        <w:t>Customer's</w:t>
      </w:r>
      <w:r w:rsidR="00EA41D4">
        <w:rPr>
          <w:rFonts w:ascii="Arial" w:eastAsia="Arial" w:hAnsi="Arial" w:cs="Arial"/>
          <w:sz w:val="16"/>
          <w:szCs w:val="16"/>
        </w:rPr>
        <w:t xml:space="preserve"> name and logo in marketing to identify </w:t>
      </w:r>
      <w:r w:rsidR="00EA41D4" w:rsidRPr="00EA41D4">
        <w:rPr>
          <w:rFonts w:ascii="Arial" w:eastAsia="Arial" w:hAnsi="Arial" w:cs="Arial"/>
          <w:b/>
          <w:color w:val="117086"/>
          <w:sz w:val="16"/>
          <w:szCs w:val="16"/>
        </w:rPr>
        <w:t>Customer</w:t>
      </w:r>
      <w:r w:rsidR="00EA41D4">
        <w:rPr>
          <w:rFonts w:ascii="Arial" w:eastAsia="Arial" w:hAnsi="Arial" w:cs="Arial"/>
          <w:sz w:val="16"/>
          <w:szCs w:val="16"/>
        </w:rPr>
        <w:t xml:space="preserve"> as a user of </w:t>
      </w:r>
      <w:r w:rsidR="00EA41D4" w:rsidRPr="00EA41D4">
        <w:rPr>
          <w:rFonts w:ascii="Arial" w:eastAsia="Arial" w:hAnsi="Arial" w:cs="Arial"/>
          <w:b/>
          <w:color w:val="117086"/>
          <w:sz w:val="16"/>
          <w:szCs w:val="16"/>
        </w:rPr>
        <w:t>Provider's</w:t>
      </w:r>
      <w:r w:rsidR="00EA41D4">
        <w:rPr>
          <w:rFonts w:ascii="Arial" w:eastAsia="Arial" w:hAnsi="Arial" w:cs="Arial"/>
          <w:sz w:val="16"/>
          <w:szCs w:val="16"/>
        </w:rPr>
        <w:t xml:space="preserve"> products and services.</w:t>
      </w:r>
    </w:p>
    <w:p w14:paraId="00000133" w14:textId="488A72A5"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Notices</w:t>
      </w:r>
      <w:r>
        <w:rPr>
          <w:rFonts w:ascii="Arial" w:eastAsia="Arial" w:hAnsi="Arial" w:cs="Arial"/>
          <w:sz w:val="16"/>
          <w:szCs w:val="16"/>
        </w:rPr>
        <w:t xml:space="preserve">.  Any notice, request, or approval about the Agreement must be in writing and sent to the </w:t>
      </w:r>
      <w:r>
        <w:rPr>
          <w:rFonts w:ascii="Arial" w:eastAsia="Arial" w:hAnsi="Arial" w:cs="Arial"/>
          <w:b/>
          <w:color w:val="117086"/>
          <w:sz w:val="16"/>
          <w:szCs w:val="16"/>
        </w:rPr>
        <w:t>Notice</w:t>
      </w:r>
      <w:r>
        <w:rPr>
          <w:rFonts w:ascii="Arial" w:eastAsia="Arial" w:hAnsi="Arial" w:cs="Arial"/>
          <w:b/>
          <w:color w:val="0432FF"/>
          <w:sz w:val="16"/>
          <w:szCs w:val="16"/>
        </w:rPr>
        <w:t xml:space="preserve"> </w:t>
      </w:r>
      <w:r>
        <w:rPr>
          <w:rFonts w:ascii="Arial" w:eastAsia="Arial" w:hAnsi="Arial" w:cs="Arial"/>
          <w:b/>
          <w:color w:val="117086"/>
          <w:sz w:val="16"/>
          <w:szCs w:val="16"/>
        </w:rPr>
        <w:t>Address</w:t>
      </w:r>
      <w:r>
        <w:rPr>
          <w:rFonts w:ascii="Arial" w:eastAsia="Arial" w:hAnsi="Arial" w:cs="Arial"/>
          <w:sz w:val="16"/>
          <w:szCs w:val="16"/>
        </w:rPr>
        <w:t>. Notices will be deemed given (a) upon confirmed delivery if by email, registered or certified mail, or personal delivery; or (b) two days after mailing if by overnight commercial delivery.</w:t>
      </w:r>
    </w:p>
    <w:p w14:paraId="00000134"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Independent Contractors</w:t>
      </w:r>
      <w:r>
        <w:rPr>
          <w:rFonts w:ascii="Arial" w:eastAsia="Arial" w:hAnsi="Arial" w:cs="Arial"/>
          <w:sz w:val="16"/>
          <w:szCs w:val="16"/>
        </w:rPr>
        <w:t xml:space="preserve">.  The parties are independent contractors, not agents, partners, or joint venturers. Neither party is authorized to bind the other to any liability or obligation. </w:t>
      </w:r>
    </w:p>
    <w:p w14:paraId="00000135"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 Third-Party Beneficiary</w:t>
      </w:r>
      <w:r>
        <w:rPr>
          <w:rFonts w:ascii="Arial" w:eastAsia="Arial" w:hAnsi="Arial" w:cs="Arial"/>
          <w:sz w:val="16"/>
          <w:szCs w:val="16"/>
        </w:rPr>
        <w:t>.  There are no third-party beneficiaries of this Agreement.</w:t>
      </w:r>
    </w:p>
    <w:p w14:paraId="0000013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Force Majeure</w:t>
      </w:r>
      <w:r>
        <w:rPr>
          <w:rFonts w:ascii="Arial" w:eastAsia="Arial" w:hAnsi="Arial" w:cs="Arial"/>
          <w:sz w:val="16"/>
          <w:szCs w:val="16"/>
        </w:rPr>
        <w:t xml:space="preserve">.  Neither party will be liable for a delay or failure to perform its obligations of this Agreement if caused by a Force Majeure Event. However, this section does not excuse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obligations to pay Fees. </w:t>
      </w:r>
    </w:p>
    <w:p w14:paraId="00000137" w14:textId="3BA5E115"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Export Controls</w:t>
      </w:r>
      <w:r>
        <w:rPr>
          <w:rFonts w:ascii="Arial" w:eastAsia="Arial" w:hAnsi="Arial" w:cs="Arial"/>
          <w:sz w:val="16"/>
          <w:szCs w:val="16"/>
        </w:rPr>
        <w:t xml:space="preserve">. </w:t>
      </w:r>
      <w:r w:rsidR="00407124">
        <w:rPr>
          <w:rFonts w:ascii="Arial" w:eastAsia="Arial" w:hAnsi="Arial" w:cs="Arial"/>
          <w:b/>
          <w:color w:val="117086"/>
          <w:sz w:val="16"/>
          <w:szCs w:val="16"/>
        </w:rPr>
        <w:t>Customer</w:t>
      </w:r>
      <w:r w:rsidR="00407124">
        <w:rPr>
          <w:rFonts w:ascii="Arial" w:eastAsia="Arial" w:hAnsi="Arial" w:cs="Arial"/>
          <w:color w:val="0432FF"/>
          <w:sz w:val="16"/>
          <w:szCs w:val="16"/>
        </w:rPr>
        <w:t xml:space="preserve"> </w:t>
      </w:r>
      <w:r w:rsidR="00407124">
        <w:rPr>
          <w:rFonts w:ascii="Arial" w:eastAsia="Arial" w:hAnsi="Arial" w:cs="Arial"/>
          <w:sz w:val="16"/>
          <w:szCs w:val="16"/>
        </w:rPr>
        <w:t xml:space="preserve">may not remove or export from the United States or allow the export or re-export of the Product or any related technology or materials in violation of any restrictions, laws, or regulations of the United States Department of Commerce, OFAC, or any other United States or foreign agency or authority. </w:t>
      </w:r>
      <w:r w:rsidR="00407124" w:rsidRPr="005D2080">
        <w:rPr>
          <w:rFonts w:ascii="Arial" w:eastAsia="Arial" w:hAnsi="Arial" w:cs="Arial"/>
          <w:b/>
          <w:color w:val="117086"/>
          <w:sz w:val="16"/>
          <w:szCs w:val="16"/>
        </w:rPr>
        <w:t>Customer</w:t>
      </w:r>
      <w:r w:rsidR="00407124" w:rsidRPr="005D2080">
        <w:rPr>
          <w:rFonts w:ascii="Arial" w:eastAsia="Arial" w:hAnsi="Arial" w:cs="Arial"/>
          <w:sz w:val="16"/>
          <w:szCs w:val="16"/>
        </w:rPr>
        <w:t xml:space="preserve"> represents and warrants that it is not (a) a resident or national of an Embargoed Country; (b) an entity organized under the laws of an Embargoed Country; (c) designated on any list of prohibited, restricted, or sanctioned parties maintained by the U.S. government or agencies or other applicable governments or agencies, including OFAC’s Specially Designated Nationals and Blocked Persons List and the UN Security Council Consolidated List; nor (d) 50% or more owned by any party designated on any of the above lists. </w:t>
      </w:r>
      <w:r w:rsidR="00407124" w:rsidRPr="005D2080">
        <w:rPr>
          <w:rFonts w:ascii="Arial" w:eastAsia="Arial" w:hAnsi="Arial" w:cs="Arial"/>
          <w:b/>
          <w:color w:val="117086"/>
          <w:sz w:val="16"/>
          <w:szCs w:val="16"/>
        </w:rPr>
        <w:t>Provider</w:t>
      </w:r>
      <w:r w:rsidR="00407124" w:rsidRPr="005D2080">
        <w:rPr>
          <w:rFonts w:ascii="Arial" w:eastAsia="Arial" w:hAnsi="Arial" w:cs="Arial"/>
          <w:sz w:val="16"/>
          <w:szCs w:val="16"/>
        </w:rPr>
        <w:t xml:space="preserve"> may terminate this Agreement immediately without notice or liability to comply, as determined in </w:t>
      </w:r>
      <w:r w:rsidR="00407124" w:rsidRPr="005D2080">
        <w:rPr>
          <w:rFonts w:ascii="Arial" w:eastAsia="Arial" w:hAnsi="Arial" w:cs="Arial"/>
          <w:b/>
          <w:color w:val="117086"/>
          <w:sz w:val="16"/>
          <w:szCs w:val="16"/>
        </w:rPr>
        <w:t>Provider’s</w:t>
      </w:r>
      <w:r w:rsidR="00407124" w:rsidRPr="005D2080">
        <w:rPr>
          <w:rFonts w:ascii="Arial" w:eastAsia="Arial" w:hAnsi="Arial" w:cs="Arial"/>
          <w:sz w:val="16"/>
          <w:szCs w:val="16"/>
        </w:rPr>
        <w:t xml:space="preserve"> sole discretion, with applicable export controls and sanctions laws and regulations.</w:t>
      </w:r>
      <w:r>
        <w:rPr>
          <w:rFonts w:ascii="Arial" w:eastAsia="Arial" w:hAnsi="Arial" w:cs="Arial"/>
          <w:sz w:val="16"/>
          <w:szCs w:val="16"/>
        </w:rPr>
        <w:t xml:space="preserve">  </w:t>
      </w:r>
    </w:p>
    <w:p w14:paraId="00000138"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Government Rights</w:t>
      </w:r>
      <w:r>
        <w:rPr>
          <w:rFonts w:ascii="Arial" w:eastAsia="Arial" w:hAnsi="Arial" w:cs="Arial"/>
          <w:sz w:val="16"/>
          <w:szCs w:val="16"/>
        </w:rPr>
        <w:t xml:space="preserve">.  The Cloud Service and Software are deemed “commercial items” or “commercial computer software” according to FAR section 12.212 and DFAR section 227.7202, and the Documentation is “commercial computer software documentation” according to DFAR section 252.227-7014(a)(1) and (5). Any use, modification, reproduction, release, performance, display, or disclosure of the Product by the U.S. Government will be governed solely by the terms of this Agreement and all other use is prohibited. </w:t>
      </w:r>
    </w:p>
    <w:p w14:paraId="00000139"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Anti-Bribery</w:t>
      </w:r>
      <w:r>
        <w:rPr>
          <w:rFonts w:ascii="Arial" w:eastAsia="Arial" w:hAnsi="Arial" w:cs="Arial"/>
          <w:sz w:val="16"/>
          <w:szCs w:val="16"/>
        </w:rPr>
        <w:t xml:space="preserve">.  Neither party will take any action that would be a violation of any Applicable Laws that prohibit the offering, giving, promising to offer or give, or receiving, directly or indirectly, money or anything of value to any third party to assist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or </w:t>
      </w:r>
      <w:r>
        <w:rPr>
          <w:rFonts w:ascii="Arial" w:eastAsia="Arial" w:hAnsi="Arial" w:cs="Arial"/>
          <w:b/>
          <w:color w:val="117086"/>
          <w:sz w:val="16"/>
          <w:szCs w:val="16"/>
        </w:rPr>
        <w:t>Customer</w:t>
      </w:r>
      <w:r>
        <w:rPr>
          <w:rFonts w:ascii="Arial" w:eastAsia="Arial" w:hAnsi="Arial" w:cs="Arial"/>
          <w:sz w:val="16"/>
          <w:szCs w:val="16"/>
        </w:rPr>
        <w:t xml:space="preserve"> in retaining or obtaining business. Examples of these kinds of laws include the U.S. Foreign Corrupt Practices Act and the UK Bribery Act 2010.</w:t>
      </w:r>
    </w:p>
    <w:p w14:paraId="0000013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Titles and Interpretation</w:t>
      </w:r>
      <w:r>
        <w:rPr>
          <w:rFonts w:ascii="Arial" w:eastAsia="Arial" w:hAnsi="Arial" w:cs="Arial"/>
          <w:sz w:val="16"/>
          <w:szCs w:val="16"/>
        </w:rPr>
        <w:t>.  Section titles are for convenience and reference only. All uses of “including” and similar phrases are non-exhaustive and without limitation. The United Nations Convention for the International Sale of Goods and the Uniform Computer Information Transaction Act do not apply to this Agreement.</w:t>
      </w:r>
    </w:p>
    <w:p w14:paraId="0000013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Signature</w:t>
      </w:r>
      <w:r>
        <w:rPr>
          <w:rFonts w:ascii="Arial" w:eastAsia="Arial" w:hAnsi="Arial" w:cs="Arial"/>
          <w:sz w:val="16"/>
          <w:szCs w:val="16"/>
        </w:rPr>
        <w:t>.  This Agreement may be signed in counterparts, including by electronic copies or acceptance mechanism. Each copy will be deemed an original and all copies, when taken together, will be the same agreement.</w:t>
      </w:r>
    </w:p>
    <w:p w14:paraId="0000013C"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Definitions</w:t>
      </w:r>
      <w:r>
        <w:rPr>
          <w:rFonts w:ascii="Arial" w:eastAsia="Arial" w:hAnsi="Arial" w:cs="Arial"/>
          <w:sz w:val="16"/>
          <w:szCs w:val="16"/>
        </w:rPr>
        <w:t>.</w:t>
      </w:r>
    </w:p>
    <w:p w14:paraId="0000013D" w14:textId="545035E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Defining Variables</w:t>
      </w:r>
      <w:r>
        <w:rPr>
          <w:rFonts w:ascii="Arial" w:eastAsia="Arial" w:hAnsi="Arial" w:cs="Arial"/>
          <w:sz w:val="16"/>
          <w:szCs w:val="16"/>
        </w:rPr>
        <w:t>. Variables</w:t>
      </w:r>
      <w:r>
        <w:rPr>
          <w:rFonts w:ascii="Arial" w:eastAsia="Arial" w:hAnsi="Arial" w:cs="Arial"/>
          <w:b/>
          <w:color w:val="117086"/>
          <w:sz w:val="16"/>
          <w:szCs w:val="16"/>
        </w:rPr>
        <w:t xml:space="preserve"> </w:t>
      </w:r>
      <w:r>
        <w:rPr>
          <w:rFonts w:ascii="Arial" w:eastAsia="Arial" w:hAnsi="Arial" w:cs="Arial"/>
          <w:sz w:val="16"/>
          <w:szCs w:val="16"/>
        </w:rPr>
        <w:t xml:space="preserve">have the meanings or descriptions given on a Cover Page. However, if the Order Form and the governing Framework Terms omit or do not define a Variable, the default meaning will be “none” or “not applicable” and the correlating clause, sentence, or section does not apply to that Agreement. </w:t>
      </w:r>
    </w:p>
    <w:p w14:paraId="0000013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Affiliate</w:t>
      </w:r>
      <w:r>
        <w:rPr>
          <w:rFonts w:ascii="Arial" w:eastAsia="Arial" w:hAnsi="Arial" w:cs="Arial"/>
          <w:sz w:val="16"/>
          <w:szCs w:val="16"/>
        </w:rPr>
        <w:t>” means an entity that, directly or indirectly, controls, is under the control of, or is under common control with a party, where control means having more than fifty percent (50%) of the voting stock or other ownership interest.</w:t>
      </w:r>
    </w:p>
    <w:p w14:paraId="0000013F" w14:textId="7C735E29" w:rsidR="00490584" w:rsidRDefault="00000000">
      <w:pPr>
        <w:pStyle w:val="Heading2"/>
        <w:widowControl w:val="0"/>
        <w:spacing w:after="120"/>
        <w:ind w:firstLine="180"/>
        <w:rPr>
          <w:sz w:val="16"/>
          <w:szCs w:val="16"/>
        </w:rPr>
      </w:pPr>
      <w:r>
        <w:rPr>
          <w:rFonts w:ascii="Arial" w:eastAsia="Arial" w:hAnsi="Arial" w:cs="Arial"/>
          <w:sz w:val="16"/>
          <w:szCs w:val="16"/>
        </w:rPr>
        <w:t>“</w:t>
      </w:r>
      <w:r>
        <w:rPr>
          <w:rFonts w:ascii="Arial" w:eastAsia="Arial" w:hAnsi="Arial" w:cs="Arial"/>
          <w:b/>
          <w:sz w:val="16"/>
          <w:szCs w:val="16"/>
        </w:rPr>
        <w:t>Agreement</w:t>
      </w:r>
      <w:r>
        <w:rPr>
          <w:rFonts w:ascii="Arial" w:eastAsia="Arial" w:hAnsi="Arial" w:cs="Arial"/>
          <w:sz w:val="16"/>
          <w:szCs w:val="16"/>
        </w:rPr>
        <w:t xml:space="preserve">” means the Order Form between </w:t>
      </w:r>
      <w:r>
        <w:rPr>
          <w:rFonts w:ascii="Arial" w:eastAsia="Arial" w:hAnsi="Arial" w:cs="Arial"/>
          <w:b/>
          <w:color w:val="117086"/>
          <w:sz w:val="16"/>
          <w:szCs w:val="16"/>
        </w:rPr>
        <w:t xml:space="preserve">Provider </w:t>
      </w:r>
      <w:r>
        <w:rPr>
          <w:rFonts w:ascii="Arial" w:eastAsia="Arial" w:hAnsi="Arial" w:cs="Arial"/>
          <w:sz w:val="16"/>
          <w:szCs w:val="16"/>
        </w:rPr>
        <w:t xml:space="preserve">and </w:t>
      </w:r>
      <w:r>
        <w:rPr>
          <w:rFonts w:ascii="Arial" w:eastAsia="Arial" w:hAnsi="Arial" w:cs="Arial"/>
          <w:b/>
          <w:color w:val="117086"/>
          <w:sz w:val="16"/>
          <w:szCs w:val="16"/>
        </w:rPr>
        <w:t xml:space="preserve">Customer </w:t>
      </w:r>
      <w:r w:rsidR="00D53461">
        <w:rPr>
          <w:rFonts w:ascii="Arial" w:eastAsia="Arial" w:hAnsi="Arial" w:cs="Arial"/>
          <w:sz w:val="16"/>
          <w:szCs w:val="16"/>
        </w:rPr>
        <w:t>as</w:t>
      </w:r>
      <w:r>
        <w:rPr>
          <w:rFonts w:ascii="Arial" w:eastAsia="Arial" w:hAnsi="Arial" w:cs="Arial"/>
          <w:sz w:val="16"/>
          <w:szCs w:val="16"/>
        </w:rPr>
        <w:t xml:space="preserve"> govern</w:t>
      </w:r>
      <w:r w:rsidR="00D53461">
        <w:rPr>
          <w:rFonts w:ascii="Arial" w:eastAsia="Arial" w:hAnsi="Arial" w:cs="Arial"/>
          <w:sz w:val="16"/>
          <w:szCs w:val="16"/>
        </w:rPr>
        <w:t>ed by the</w:t>
      </w:r>
      <w:r>
        <w:rPr>
          <w:rFonts w:ascii="Arial" w:eastAsia="Arial" w:hAnsi="Arial" w:cs="Arial"/>
          <w:sz w:val="16"/>
          <w:szCs w:val="16"/>
        </w:rPr>
        <w:t xml:space="preserve"> Framework Terms.</w:t>
      </w:r>
    </w:p>
    <w:p w14:paraId="00000140" w14:textId="77777777" w:rsidR="00490584" w:rsidRDefault="00000000">
      <w:pPr>
        <w:pStyle w:val="Heading2"/>
        <w:widowControl w:val="0"/>
        <w:spacing w:after="120"/>
        <w:ind w:firstLine="180"/>
        <w:rPr>
          <w:sz w:val="16"/>
          <w:szCs w:val="16"/>
        </w:rPr>
      </w:pPr>
      <w:r>
        <w:rPr>
          <w:rFonts w:ascii="Arial" w:eastAsia="Arial" w:hAnsi="Arial" w:cs="Arial"/>
          <w:sz w:val="16"/>
          <w:szCs w:val="16"/>
        </w:rPr>
        <w:t>“</w:t>
      </w:r>
      <w:r>
        <w:rPr>
          <w:rFonts w:ascii="Arial" w:eastAsia="Arial" w:hAnsi="Arial" w:cs="Arial"/>
          <w:b/>
          <w:sz w:val="16"/>
          <w:szCs w:val="16"/>
        </w:rPr>
        <w:t>Applicable Data Protection Laws</w:t>
      </w:r>
      <w:r>
        <w:rPr>
          <w:rFonts w:ascii="Arial" w:eastAsia="Arial" w:hAnsi="Arial" w:cs="Arial"/>
          <w:sz w:val="16"/>
          <w:szCs w:val="16"/>
        </w:rPr>
        <w:t>” means the Applicable Laws that govern how the Cloud Service may process or use an individual’s personal information, personal data, personally identifiable information, or other similar term.</w:t>
      </w:r>
    </w:p>
    <w:p w14:paraId="0000014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Applicable Laws</w:t>
      </w:r>
      <w:r>
        <w:rPr>
          <w:rFonts w:ascii="Arial" w:eastAsia="Arial" w:hAnsi="Arial" w:cs="Arial"/>
          <w:sz w:val="16"/>
          <w:szCs w:val="16"/>
        </w:rPr>
        <w:t xml:space="preserve">” means the laws, rules, regulations, court orders, and other binding requirements of a relevant government authority that apply to or govern </w:t>
      </w:r>
      <w:r>
        <w:rPr>
          <w:rFonts w:ascii="Arial" w:eastAsia="Arial" w:hAnsi="Arial" w:cs="Arial"/>
          <w:b/>
          <w:color w:val="117086"/>
          <w:sz w:val="16"/>
          <w:szCs w:val="16"/>
        </w:rPr>
        <w:t>Provider</w:t>
      </w:r>
      <w:r>
        <w:rPr>
          <w:rFonts w:ascii="Arial" w:eastAsia="Arial" w:hAnsi="Arial" w:cs="Arial"/>
          <w:sz w:val="16"/>
          <w:szCs w:val="16"/>
        </w:rPr>
        <w:t xml:space="preserve"> or </w:t>
      </w:r>
      <w:r>
        <w:rPr>
          <w:rFonts w:ascii="Arial" w:eastAsia="Arial" w:hAnsi="Arial" w:cs="Arial"/>
          <w:b/>
          <w:color w:val="117086"/>
          <w:sz w:val="16"/>
          <w:szCs w:val="16"/>
        </w:rPr>
        <w:t>Customer</w:t>
      </w:r>
      <w:r>
        <w:rPr>
          <w:rFonts w:ascii="Arial" w:eastAsia="Arial" w:hAnsi="Arial" w:cs="Arial"/>
          <w:sz w:val="16"/>
          <w:szCs w:val="16"/>
        </w:rPr>
        <w:t>.</w:t>
      </w:r>
    </w:p>
    <w:p w14:paraId="00000142" w14:textId="74407B7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Beta Product</w:t>
      </w:r>
      <w:r>
        <w:rPr>
          <w:rFonts w:ascii="Arial" w:eastAsia="Arial" w:hAnsi="Arial" w:cs="Arial"/>
          <w:sz w:val="16"/>
          <w:szCs w:val="16"/>
        </w:rPr>
        <w:t>” means an early or prerelease</w:t>
      </w:r>
      <w:r w:rsidR="00250ACB">
        <w:rPr>
          <w:rFonts w:ascii="Arial" w:eastAsia="Arial" w:hAnsi="Arial" w:cs="Arial"/>
          <w:sz w:val="16"/>
          <w:szCs w:val="16"/>
        </w:rPr>
        <w:t xml:space="preserve"> feature or</w:t>
      </w:r>
      <w:r>
        <w:rPr>
          <w:rFonts w:ascii="Arial" w:eastAsia="Arial" w:hAnsi="Arial" w:cs="Arial"/>
          <w:sz w:val="16"/>
          <w:szCs w:val="16"/>
        </w:rPr>
        <w:t xml:space="preserve"> version of the Product that is identified as beta or similar, or a version of the Product that is not generally available.</w:t>
      </w:r>
    </w:p>
    <w:p w14:paraId="00000143"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Cloud Service</w:t>
      </w:r>
      <w:r>
        <w:rPr>
          <w:rFonts w:ascii="Arial" w:eastAsia="Arial" w:hAnsi="Arial" w:cs="Arial"/>
          <w:sz w:val="16"/>
          <w:szCs w:val="16"/>
        </w:rPr>
        <w:t>” means the product described in the Order Form.</w:t>
      </w:r>
    </w:p>
    <w:p w14:paraId="00000144"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lastRenderedPageBreak/>
        <w:t>“</w:t>
      </w:r>
      <w:r>
        <w:rPr>
          <w:rFonts w:ascii="Arial" w:eastAsia="Arial" w:hAnsi="Arial" w:cs="Arial"/>
          <w:b/>
          <w:sz w:val="16"/>
          <w:szCs w:val="16"/>
        </w:rPr>
        <w:t>Confidential Information</w:t>
      </w:r>
      <w:r>
        <w:rPr>
          <w:rFonts w:ascii="Arial" w:eastAsia="Arial" w:hAnsi="Arial" w:cs="Arial"/>
          <w:sz w:val="16"/>
          <w:szCs w:val="16"/>
        </w:rPr>
        <w:t xml:space="preserve">” means information in any form disclosed by or on behalf of a Discloser, including before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each Cover Page. </w:t>
      </w:r>
      <w:r>
        <w:rPr>
          <w:rFonts w:ascii="Arial" w:eastAsia="Arial" w:hAnsi="Arial" w:cs="Arial"/>
          <w:b/>
          <w:color w:val="117086"/>
          <w:sz w:val="16"/>
          <w:szCs w:val="16"/>
        </w:rPr>
        <w:t>Customer’s</w:t>
      </w:r>
      <w:r>
        <w:rPr>
          <w:rFonts w:ascii="Arial" w:eastAsia="Arial" w:hAnsi="Arial" w:cs="Arial"/>
          <w:b/>
          <w:color w:val="0432FF"/>
          <w:sz w:val="16"/>
          <w:szCs w:val="16"/>
        </w:rPr>
        <w:t xml:space="preserve"> </w:t>
      </w:r>
      <w:r>
        <w:rPr>
          <w:rFonts w:ascii="Arial" w:eastAsia="Arial" w:hAnsi="Arial" w:cs="Arial"/>
          <w:sz w:val="16"/>
          <w:szCs w:val="16"/>
        </w:rPr>
        <w:t xml:space="preserve">Confidential Information includes non-public Customer Content and </w:t>
      </w:r>
      <w:r>
        <w:rPr>
          <w:rFonts w:ascii="Arial" w:eastAsia="Arial" w:hAnsi="Arial" w:cs="Arial"/>
          <w:b/>
          <w:color w:val="117086"/>
          <w:sz w:val="16"/>
          <w:szCs w:val="16"/>
        </w:rPr>
        <w:t>Provider’s</w:t>
      </w:r>
      <w:r>
        <w:rPr>
          <w:rFonts w:ascii="Arial" w:eastAsia="Arial" w:hAnsi="Arial" w:cs="Arial"/>
          <w:b/>
          <w:color w:val="0432FF"/>
          <w:sz w:val="16"/>
          <w:szCs w:val="16"/>
        </w:rPr>
        <w:t xml:space="preserve"> </w:t>
      </w:r>
      <w:r>
        <w:rPr>
          <w:rFonts w:ascii="Arial" w:eastAsia="Arial" w:hAnsi="Arial" w:cs="Arial"/>
          <w:sz w:val="16"/>
          <w:szCs w:val="16"/>
        </w:rPr>
        <w:t>Confidential Information includes non-public information about the Product.</w:t>
      </w:r>
    </w:p>
    <w:p w14:paraId="00000145" w14:textId="506CB5C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Cover Page</w:t>
      </w:r>
      <w:r>
        <w:rPr>
          <w:rFonts w:ascii="Arial" w:eastAsia="Arial" w:hAnsi="Arial" w:cs="Arial"/>
          <w:sz w:val="16"/>
          <w:szCs w:val="16"/>
        </w:rPr>
        <w:t xml:space="preserve">” means a document that is signed or electronically accepted by the parties, incorporates these Standard Terms or </w:t>
      </w:r>
      <w:r w:rsidR="0098562F">
        <w:rPr>
          <w:rFonts w:ascii="Arial" w:eastAsia="Arial" w:hAnsi="Arial" w:cs="Arial"/>
          <w:sz w:val="16"/>
          <w:szCs w:val="16"/>
        </w:rPr>
        <w:t>is governed by</w:t>
      </w:r>
      <w:r>
        <w:rPr>
          <w:rFonts w:ascii="Arial" w:eastAsia="Arial" w:hAnsi="Arial" w:cs="Arial"/>
          <w:sz w:val="16"/>
          <w:szCs w:val="16"/>
        </w:rPr>
        <w:t xml:space="preserve"> the Framework Terms, and identifies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A Cover Page may include an Order Form, Key Terms, or both.</w:t>
      </w:r>
    </w:p>
    <w:p w14:paraId="0000014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Covered Claim</w:t>
      </w:r>
      <w:r>
        <w:rPr>
          <w:rFonts w:ascii="Arial" w:eastAsia="Arial" w:hAnsi="Arial" w:cs="Arial"/>
          <w:sz w:val="16"/>
          <w:szCs w:val="16"/>
        </w:rPr>
        <w:t xml:space="preserve">” means either a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 xml:space="preserve"> or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00000147"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Customer Content</w:t>
      </w:r>
      <w:r>
        <w:rPr>
          <w:rFonts w:ascii="Arial" w:eastAsia="Arial" w:hAnsi="Arial" w:cs="Arial"/>
          <w:sz w:val="16"/>
          <w:szCs w:val="16"/>
        </w:rPr>
        <w:t xml:space="preserve">” means data, information, or materials submitted by or on behalf of </w:t>
      </w:r>
      <w:r>
        <w:rPr>
          <w:rFonts w:ascii="Arial" w:eastAsia="Arial" w:hAnsi="Arial" w:cs="Arial"/>
          <w:b/>
          <w:color w:val="117086"/>
          <w:sz w:val="16"/>
          <w:szCs w:val="16"/>
        </w:rPr>
        <w:t>Customer</w:t>
      </w:r>
      <w:r>
        <w:rPr>
          <w:rFonts w:ascii="Arial" w:eastAsia="Arial" w:hAnsi="Arial" w:cs="Arial"/>
          <w:sz w:val="16"/>
          <w:szCs w:val="16"/>
        </w:rPr>
        <w:t xml:space="preserve"> or Users to the Product but excludes Feedback.</w:t>
      </w:r>
    </w:p>
    <w:p w14:paraId="00000148"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Discloser</w:t>
      </w:r>
      <w:r>
        <w:rPr>
          <w:rFonts w:ascii="Arial" w:eastAsia="Arial" w:hAnsi="Arial" w:cs="Arial"/>
          <w:sz w:val="16"/>
          <w:szCs w:val="16"/>
        </w:rPr>
        <w:t>” means a party to this Agreement when the party is providing or disclosing Confidential Information to the other party.</w:t>
      </w:r>
    </w:p>
    <w:p w14:paraId="00000149"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Documentation</w:t>
      </w:r>
      <w:r>
        <w:rPr>
          <w:rFonts w:ascii="Arial" w:eastAsia="Arial" w:hAnsi="Arial" w:cs="Arial"/>
          <w:sz w:val="16"/>
          <w:szCs w:val="16"/>
        </w:rPr>
        <w:t xml:space="preserve">” means the usage manuals and instructional materials for the Cloud Service or Software that are made available by </w:t>
      </w:r>
      <w:r>
        <w:rPr>
          <w:rFonts w:ascii="Arial" w:eastAsia="Arial" w:hAnsi="Arial" w:cs="Arial"/>
          <w:b/>
          <w:color w:val="117086"/>
          <w:sz w:val="16"/>
          <w:szCs w:val="16"/>
        </w:rPr>
        <w:t>Provider</w:t>
      </w:r>
      <w:r>
        <w:rPr>
          <w:rFonts w:ascii="Arial" w:eastAsia="Arial" w:hAnsi="Arial" w:cs="Arial"/>
          <w:sz w:val="16"/>
          <w:szCs w:val="16"/>
        </w:rPr>
        <w:t>.</w:t>
      </w:r>
    </w:p>
    <w:p w14:paraId="1EC72D03" w14:textId="6C7BBD99" w:rsidR="00407124" w:rsidRDefault="00407124">
      <w:pPr>
        <w:pStyle w:val="Heading2"/>
        <w:widowControl w:val="0"/>
        <w:spacing w:after="120"/>
        <w:ind w:firstLine="180"/>
        <w:rPr>
          <w:rFonts w:ascii="Arial" w:eastAsia="Arial" w:hAnsi="Arial" w:cs="Arial"/>
          <w:sz w:val="16"/>
          <w:szCs w:val="16"/>
        </w:rPr>
      </w:pPr>
      <w:r w:rsidRPr="005D2080">
        <w:rPr>
          <w:rFonts w:ascii="Arial" w:eastAsia="Arial" w:hAnsi="Arial" w:cs="Arial"/>
          <w:sz w:val="16"/>
          <w:szCs w:val="16"/>
        </w:rPr>
        <w:t>“</w:t>
      </w:r>
      <w:r w:rsidRPr="005D2080">
        <w:rPr>
          <w:rFonts w:ascii="Arial" w:eastAsia="Arial" w:hAnsi="Arial" w:cs="Arial"/>
          <w:b/>
          <w:bCs/>
          <w:sz w:val="16"/>
          <w:szCs w:val="16"/>
        </w:rPr>
        <w:t>Embargoed Country</w:t>
      </w:r>
      <w:r w:rsidRPr="005D2080">
        <w:rPr>
          <w:rFonts w:ascii="Arial" w:eastAsia="Arial" w:hAnsi="Arial" w:cs="Arial"/>
          <w:sz w:val="16"/>
          <w:szCs w:val="16"/>
        </w:rPr>
        <w:t>” means any country or region to or from where Applicable Laws generally restrict the export or import of goods, services, or money.</w:t>
      </w:r>
    </w:p>
    <w:p w14:paraId="0000014A" w14:textId="28CB6AA6"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Feedback</w:t>
      </w:r>
      <w:r>
        <w:rPr>
          <w:rFonts w:ascii="Arial" w:eastAsia="Arial" w:hAnsi="Arial" w:cs="Arial"/>
          <w:sz w:val="16"/>
          <w:szCs w:val="16"/>
        </w:rPr>
        <w:t>” means suggestions, feedback, or comments about the Product or related offerings.</w:t>
      </w:r>
    </w:p>
    <w:p w14:paraId="0000014B" w14:textId="20D6065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Fees</w:t>
      </w:r>
      <w:r>
        <w:rPr>
          <w:rFonts w:ascii="Arial" w:eastAsia="Arial" w:hAnsi="Arial" w:cs="Arial"/>
          <w:sz w:val="16"/>
          <w:szCs w:val="16"/>
        </w:rPr>
        <w:t xml:space="preserve">" means the </w:t>
      </w:r>
      <w:r w:rsidR="00BF52C6">
        <w:rPr>
          <w:rFonts w:ascii="Arial" w:eastAsia="Arial" w:hAnsi="Arial" w:cs="Arial"/>
          <w:sz w:val="16"/>
          <w:szCs w:val="16"/>
        </w:rPr>
        <w:t xml:space="preserve">applicable </w:t>
      </w:r>
      <w:r>
        <w:rPr>
          <w:rFonts w:ascii="Arial" w:eastAsia="Arial" w:hAnsi="Arial" w:cs="Arial"/>
          <w:sz w:val="16"/>
          <w:szCs w:val="16"/>
        </w:rPr>
        <w:t>amounts described in an Order Form.</w:t>
      </w:r>
    </w:p>
    <w:p w14:paraId="0000014C" w14:textId="23C13EF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Force Majeure Event</w:t>
      </w:r>
      <w:r>
        <w:rPr>
          <w:rFonts w:ascii="Arial" w:eastAsia="Arial" w:hAnsi="Arial" w:cs="Arial"/>
          <w:sz w:val="16"/>
          <w:szCs w:val="16"/>
        </w:rPr>
        <w:t>” means an unforeseen event outside a party’s reasonable control where the affected party took reasonable measures to avoid or mitigate the impacts of the event. Examples of these kinds of events include unpredicted natural disaster</w:t>
      </w:r>
      <w:r w:rsidR="00A8591B">
        <w:rPr>
          <w:rFonts w:ascii="Arial" w:eastAsia="Arial" w:hAnsi="Arial" w:cs="Arial"/>
          <w:sz w:val="16"/>
          <w:szCs w:val="16"/>
        </w:rPr>
        <w:t>s</w:t>
      </w:r>
      <w:r>
        <w:rPr>
          <w:rFonts w:ascii="Arial" w:eastAsia="Arial" w:hAnsi="Arial" w:cs="Arial"/>
          <w:sz w:val="16"/>
          <w:szCs w:val="16"/>
        </w:rPr>
        <w:t xml:space="preserve"> like a major earthquake, war, pandemic, riot, act of terrorism, or public utility or internet failure.</w:t>
      </w:r>
    </w:p>
    <w:p w14:paraId="0000014D" w14:textId="20AF596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Framework Terms</w:t>
      </w:r>
      <w:r>
        <w:rPr>
          <w:rFonts w:ascii="Arial" w:eastAsia="Arial" w:hAnsi="Arial" w:cs="Arial"/>
          <w:sz w:val="16"/>
          <w:szCs w:val="16"/>
        </w:rPr>
        <w:t xml:space="preserve">” means these Standard Terms, the Key Terms between </w:t>
      </w:r>
      <w:r w:rsidR="006232F9">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sidR="006232F9">
        <w:rPr>
          <w:rFonts w:ascii="Arial" w:eastAsia="Arial" w:hAnsi="Arial" w:cs="Arial"/>
          <w:b/>
          <w:color w:val="117086"/>
          <w:sz w:val="16"/>
          <w:szCs w:val="16"/>
        </w:rPr>
        <w:t>Customer</w:t>
      </w:r>
      <w:r>
        <w:rPr>
          <w:rFonts w:ascii="Arial" w:eastAsia="Arial" w:hAnsi="Arial" w:cs="Arial"/>
          <w:sz w:val="16"/>
          <w:szCs w:val="16"/>
        </w:rPr>
        <w:t>, and any policies and documents referenced in or attached to the Key Terms.</w:t>
      </w:r>
    </w:p>
    <w:p w14:paraId="0000014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GDPR</w:t>
      </w:r>
      <w:r>
        <w:rPr>
          <w:rFonts w:ascii="Arial" w:eastAsia="Arial" w:hAnsi="Arial" w:cs="Arial"/>
          <w:sz w:val="16"/>
          <w:szCs w:val="16"/>
        </w:rPr>
        <w:t>” means European Union Regulation 2016/679 as implemented by local law in the relevant European Union member nation, and by section 3 of the United Kingdom’s European Union (Withdrawal) Act of 2018 in the United Kingdom.</w:t>
      </w:r>
    </w:p>
    <w:p w14:paraId="0000014F"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High Risk Activity</w:t>
      </w:r>
      <w:r>
        <w:rPr>
          <w:rFonts w:ascii="Arial" w:eastAsia="Arial" w:hAnsi="Arial" w:cs="Arial"/>
          <w:sz w:val="16"/>
          <w:szCs w:val="16"/>
        </w:rPr>
        <w:t>” means any situation where the use or failure of the Product could be reasonably expected to lead to death, bodily injury, or environmental damage. Examples include full or partial autonomous vehicle technology, medical life-support technology, emergency response services, nuclear facilities operation, and air traffic control.</w:t>
      </w:r>
    </w:p>
    <w:p w14:paraId="00000150"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Indemnifying Party</w:t>
      </w:r>
      <w:r>
        <w:rPr>
          <w:rFonts w:ascii="Arial" w:eastAsia="Arial" w:hAnsi="Arial" w:cs="Arial"/>
          <w:sz w:val="16"/>
          <w:szCs w:val="16"/>
        </w:rPr>
        <w:t>” means a party to this Agreement when the party is providing protection for a particular Covered Claim.</w:t>
      </w:r>
    </w:p>
    <w:p w14:paraId="0000015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Key Terms</w:t>
      </w:r>
      <w:r>
        <w:rPr>
          <w:rFonts w:ascii="Arial" w:eastAsia="Arial" w:hAnsi="Arial" w:cs="Arial"/>
          <w:sz w:val="16"/>
          <w:szCs w:val="16"/>
        </w:rPr>
        <w:t xml:space="preserve">” means a Cover Page that includes the key legal details and Variables for this Agreement. The Key Terms may include details about Covered Claims, set the </w:t>
      </w:r>
      <w:r w:rsidRPr="003C1A33">
        <w:rPr>
          <w:rFonts w:ascii="Arial" w:eastAsia="Arial" w:hAnsi="Arial" w:cs="Arial"/>
          <w:b/>
          <w:color w:val="117086"/>
          <w:sz w:val="16"/>
          <w:szCs w:val="16"/>
        </w:rPr>
        <w:t>Governing</w:t>
      </w:r>
      <w:r>
        <w:rPr>
          <w:rFonts w:ascii="Arial" w:eastAsia="Arial" w:hAnsi="Arial" w:cs="Arial"/>
          <w:b/>
          <w:color w:val="0432FF"/>
          <w:sz w:val="16"/>
          <w:szCs w:val="16"/>
        </w:rPr>
        <w:t xml:space="preserve"> </w:t>
      </w:r>
      <w:r>
        <w:rPr>
          <w:rFonts w:ascii="Arial" w:eastAsia="Arial" w:hAnsi="Arial" w:cs="Arial"/>
          <w:b/>
          <w:color w:val="117086"/>
          <w:sz w:val="16"/>
          <w:szCs w:val="16"/>
        </w:rPr>
        <w:t>Law</w:t>
      </w:r>
      <w:r>
        <w:rPr>
          <w:rFonts w:ascii="Arial" w:eastAsia="Arial" w:hAnsi="Arial" w:cs="Arial"/>
          <w:sz w:val="16"/>
          <w:szCs w:val="16"/>
        </w:rPr>
        <w:t>, or contain other details about this Agreement.</w:t>
      </w:r>
    </w:p>
    <w:p w14:paraId="174678FC" w14:textId="11AAC428" w:rsidR="00407124" w:rsidRDefault="00407124">
      <w:pPr>
        <w:pStyle w:val="Heading2"/>
        <w:widowControl w:val="0"/>
        <w:spacing w:after="120"/>
        <w:ind w:firstLine="180"/>
        <w:rPr>
          <w:rFonts w:ascii="Arial" w:eastAsia="Arial" w:hAnsi="Arial" w:cs="Arial"/>
          <w:sz w:val="16"/>
          <w:szCs w:val="16"/>
        </w:rPr>
      </w:pPr>
      <w:r w:rsidRPr="005D2080">
        <w:rPr>
          <w:rFonts w:ascii="Arial" w:eastAsia="Arial" w:hAnsi="Arial" w:cs="Arial"/>
          <w:sz w:val="16"/>
          <w:szCs w:val="16"/>
        </w:rPr>
        <w:t>"</w:t>
      </w:r>
      <w:r w:rsidRPr="005D2080">
        <w:rPr>
          <w:rFonts w:ascii="Arial" w:eastAsia="Arial" w:hAnsi="Arial" w:cs="Arial"/>
          <w:b/>
          <w:bCs/>
          <w:sz w:val="16"/>
          <w:szCs w:val="16"/>
        </w:rPr>
        <w:t>OFAC</w:t>
      </w:r>
      <w:r w:rsidRPr="005D2080">
        <w:rPr>
          <w:rFonts w:ascii="Arial" w:eastAsia="Arial" w:hAnsi="Arial" w:cs="Arial"/>
          <w:sz w:val="16"/>
          <w:szCs w:val="16"/>
        </w:rPr>
        <w:t>" means the United States Department of Treasury's Office of Foreign Assets Control.</w:t>
      </w:r>
    </w:p>
    <w:p w14:paraId="00000154" w14:textId="450621A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Order Form</w:t>
      </w:r>
      <w:r>
        <w:rPr>
          <w:rFonts w:ascii="Arial" w:eastAsia="Arial" w:hAnsi="Arial" w:cs="Arial"/>
          <w:sz w:val="16"/>
          <w:szCs w:val="16"/>
        </w:rPr>
        <w:t xml:space="preserve">” means a Cover Page that includes the key business details and </w:t>
      </w:r>
      <w:r w:rsidR="0098562F">
        <w:rPr>
          <w:rFonts w:ascii="Arial" w:eastAsia="Arial" w:hAnsi="Arial" w:cs="Arial"/>
          <w:sz w:val="16"/>
          <w:szCs w:val="16"/>
        </w:rPr>
        <w:t>Variables</w:t>
      </w:r>
      <w:r>
        <w:rPr>
          <w:rFonts w:ascii="Arial" w:eastAsia="Arial" w:hAnsi="Arial" w:cs="Arial"/>
          <w:sz w:val="16"/>
          <w:szCs w:val="16"/>
        </w:rPr>
        <w:t xml:space="preserve"> for this Agreement that are not defined in the </w:t>
      </w:r>
      <w:r w:rsidR="0098562F">
        <w:rPr>
          <w:rFonts w:ascii="Arial" w:eastAsia="Arial" w:hAnsi="Arial" w:cs="Arial"/>
          <w:sz w:val="16"/>
          <w:szCs w:val="16"/>
        </w:rPr>
        <w:t>Framework</w:t>
      </w:r>
      <w:r>
        <w:rPr>
          <w:rFonts w:ascii="Arial" w:eastAsia="Arial" w:hAnsi="Arial" w:cs="Arial"/>
          <w:sz w:val="16"/>
          <w:szCs w:val="16"/>
        </w:rPr>
        <w:t xml:space="preserve"> Terms</w:t>
      </w:r>
      <w:r w:rsidR="001D3E5A">
        <w:rPr>
          <w:rFonts w:ascii="Arial" w:eastAsia="Arial" w:hAnsi="Arial" w:cs="Arial"/>
          <w:sz w:val="16"/>
          <w:szCs w:val="16"/>
        </w:rPr>
        <w:t>. An Order Form includes the policies and documents referenced in or attached to the Order Form</w:t>
      </w:r>
      <w:r>
        <w:rPr>
          <w:rFonts w:ascii="Arial" w:eastAsia="Arial" w:hAnsi="Arial" w:cs="Arial"/>
          <w:sz w:val="16"/>
          <w:szCs w:val="16"/>
        </w:rPr>
        <w:t xml:space="preserve">. An Order Form may include details about the level of access and use granted to the Cloud Service, </w:t>
      </w:r>
      <w:r w:rsidR="002F38B9">
        <w:rPr>
          <w:rFonts w:ascii="Arial" w:eastAsia="Arial" w:hAnsi="Arial" w:cs="Arial"/>
          <w:sz w:val="16"/>
          <w:szCs w:val="16"/>
        </w:rPr>
        <w:t>length</w:t>
      </w:r>
      <w:r>
        <w:rPr>
          <w:rFonts w:ascii="Arial" w:eastAsia="Arial" w:hAnsi="Arial" w:cs="Arial"/>
          <w:sz w:val="16"/>
          <w:szCs w:val="16"/>
        </w:rPr>
        <w:t xml:space="preserve"> of </w:t>
      </w:r>
      <w:r w:rsidR="002F38B9">
        <w:rPr>
          <w:rFonts w:ascii="Arial" w:eastAsia="Arial" w:hAnsi="Arial" w:cs="Arial"/>
          <w:b/>
          <w:color w:val="117086"/>
          <w:sz w:val="16"/>
          <w:szCs w:val="16"/>
        </w:rPr>
        <w:t>Subscription Period</w:t>
      </w:r>
      <w:r>
        <w:rPr>
          <w:rFonts w:ascii="Arial" w:eastAsia="Arial" w:hAnsi="Arial" w:cs="Arial"/>
          <w:sz w:val="16"/>
          <w:szCs w:val="16"/>
        </w:rPr>
        <w:t>, or other details about the Product.</w:t>
      </w:r>
    </w:p>
    <w:p w14:paraId="00000155"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Personal Data</w:t>
      </w:r>
      <w:r>
        <w:rPr>
          <w:rFonts w:ascii="Arial" w:eastAsia="Arial" w:hAnsi="Arial" w:cs="Arial"/>
          <w:sz w:val="16"/>
          <w:szCs w:val="16"/>
        </w:rPr>
        <w:t>” will have the meaning(s) set forth in the Applicable Data Protection Laws for personal information, personal data, personally identifiable information, or other similar term.</w:t>
      </w:r>
    </w:p>
    <w:p w14:paraId="00000157"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Product</w:t>
      </w:r>
      <w:r>
        <w:rPr>
          <w:rFonts w:ascii="Arial" w:eastAsia="Arial" w:hAnsi="Arial" w:cs="Arial"/>
          <w:sz w:val="16"/>
          <w:szCs w:val="16"/>
        </w:rPr>
        <w:t>” means the Cloud Service, Software, and Documentation.</w:t>
      </w:r>
    </w:p>
    <w:p w14:paraId="00000158"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Prohibited Data</w:t>
      </w:r>
      <w:r>
        <w:rPr>
          <w:rFonts w:ascii="Arial" w:eastAsia="Arial" w:hAnsi="Arial" w:cs="Arial"/>
          <w:sz w:val="16"/>
          <w:szCs w:val="16"/>
        </w:rPr>
        <w:t>” means (a) patient, medical, or other protected health information regulated by the Health Insurance Portability and Accountability Act; (b) credit, debit, bank account, or other financial account numbers; (c) social security numbers, driver’s license numbers, or other unique and private government ID numbers; (d) special categories of data as defined in the GDPR; and (e) other similar categories of sensitive information as set forth in the Applicable Data Protection Laws.</w:t>
      </w:r>
    </w:p>
    <w:p w14:paraId="00000159"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Protected Party</w:t>
      </w:r>
      <w:r>
        <w:rPr>
          <w:rFonts w:ascii="Arial" w:eastAsia="Arial" w:hAnsi="Arial" w:cs="Arial"/>
          <w:sz w:val="16"/>
          <w:szCs w:val="16"/>
        </w:rPr>
        <w:t>” means a party to this Agreement when the party is receiving the benefit of protection for a particular Covered Claim.</w:t>
      </w:r>
    </w:p>
    <w:p w14:paraId="0000015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Recipient</w:t>
      </w:r>
      <w:r>
        <w:rPr>
          <w:rFonts w:ascii="Arial" w:eastAsia="Arial" w:hAnsi="Arial" w:cs="Arial"/>
          <w:sz w:val="16"/>
          <w:szCs w:val="16"/>
        </w:rPr>
        <w:t>” means a party to this Agreement when the party receives Confidential Information from the other party.</w:t>
      </w:r>
    </w:p>
    <w:p w14:paraId="0000015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Software</w:t>
      </w:r>
      <w:r>
        <w:rPr>
          <w:rFonts w:ascii="Arial" w:eastAsia="Arial" w:hAnsi="Arial" w:cs="Arial"/>
          <w:sz w:val="16"/>
          <w:szCs w:val="16"/>
        </w:rPr>
        <w:t xml:space="preserve">” means the client-side software or applications made available by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for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to install, download (whether onto a machine or in a browser), or execute as part of the Product.</w:t>
      </w:r>
    </w:p>
    <w:p w14:paraId="0000015C" w14:textId="671B3666"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Standard Terms</w:t>
      </w:r>
      <w:r>
        <w:rPr>
          <w:rFonts w:ascii="Arial" w:eastAsia="Arial" w:hAnsi="Arial" w:cs="Arial"/>
          <w:sz w:val="16"/>
          <w:szCs w:val="16"/>
        </w:rPr>
        <w:t xml:space="preserve">" means these Common Paper Cloud Service </w:t>
      </w:r>
      <w:r w:rsidR="00F136D1">
        <w:rPr>
          <w:rFonts w:ascii="Arial" w:eastAsia="Arial" w:hAnsi="Arial" w:cs="Arial"/>
          <w:sz w:val="16"/>
          <w:szCs w:val="16"/>
        </w:rPr>
        <w:t xml:space="preserve">Agreement </w:t>
      </w:r>
      <w:r>
        <w:rPr>
          <w:rFonts w:ascii="Arial" w:eastAsia="Arial" w:hAnsi="Arial" w:cs="Arial"/>
          <w:sz w:val="16"/>
          <w:szCs w:val="16"/>
        </w:rPr>
        <w:t>Standard Terms Version 2.</w:t>
      </w:r>
      <w:r w:rsidR="00544881">
        <w:rPr>
          <w:rFonts w:ascii="Arial" w:eastAsia="Arial" w:hAnsi="Arial" w:cs="Arial"/>
          <w:sz w:val="16"/>
          <w:szCs w:val="16"/>
        </w:rPr>
        <w:t>1</w:t>
      </w:r>
      <w:r>
        <w:rPr>
          <w:rFonts w:ascii="Arial" w:eastAsia="Arial" w:hAnsi="Arial" w:cs="Arial"/>
          <w:sz w:val="16"/>
          <w:szCs w:val="16"/>
        </w:rPr>
        <w:t xml:space="preserve">, which are posted at </w:t>
      </w:r>
      <w:hyperlink r:id="rId16" w:history="1">
        <w:r w:rsidR="00F8123A">
          <w:rPr>
            <w:rStyle w:val="Hyperlink"/>
            <w:rFonts w:ascii="Arial" w:eastAsia="Arial" w:hAnsi="Arial" w:cs="Arial"/>
            <w:color w:val="117086"/>
            <w:sz w:val="16"/>
            <w:szCs w:val="16"/>
          </w:rPr>
          <w:t>https://commonpaper.com/standards/cloud-service-agreement/2.1/</w:t>
        </w:r>
      </w:hyperlink>
      <w:r>
        <w:rPr>
          <w:rFonts w:ascii="Arial" w:eastAsia="Arial" w:hAnsi="Arial" w:cs="Arial"/>
          <w:sz w:val="16"/>
          <w:szCs w:val="16"/>
        </w:rPr>
        <w:t>.</w:t>
      </w:r>
    </w:p>
    <w:p w14:paraId="0000015D" w14:textId="22CB74B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Usage Data</w:t>
      </w:r>
      <w:r>
        <w:rPr>
          <w:rFonts w:ascii="Arial" w:eastAsia="Arial" w:hAnsi="Arial" w:cs="Arial"/>
          <w:sz w:val="16"/>
          <w:szCs w:val="16"/>
        </w:rPr>
        <w:t xml:space="preserve">” means data and information about the provision, use, and performance of the Product and related offerings based on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or User’s use of the Product. </w:t>
      </w:r>
    </w:p>
    <w:p w14:paraId="0000015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User</w:t>
      </w:r>
      <w:r>
        <w:rPr>
          <w:rFonts w:ascii="Arial" w:eastAsia="Arial" w:hAnsi="Arial" w:cs="Arial"/>
          <w:sz w:val="16"/>
          <w:szCs w:val="16"/>
        </w:rPr>
        <w:t xml:space="preserve">” means any individual who uses the Product on </w:t>
      </w:r>
      <w:r>
        <w:rPr>
          <w:rFonts w:ascii="Arial" w:eastAsia="Arial" w:hAnsi="Arial" w:cs="Arial"/>
          <w:b/>
          <w:color w:val="117086"/>
          <w:sz w:val="16"/>
          <w:szCs w:val="16"/>
        </w:rPr>
        <w:t>Customer’s</w:t>
      </w:r>
      <w:r>
        <w:rPr>
          <w:rFonts w:ascii="Arial" w:eastAsia="Arial" w:hAnsi="Arial" w:cs="Arial"/>
          <w:sz w:val="16"/>
          <w:szCs w:val="16"/>
        </w:rPr>
        <w:t xml:space="preserve"> behalf or through </w:t>
      </w:r>
      <w:r>
        <w:rPr>
          <w:rFonts w:ascii="Arial" w:eastAsia="Arial" w:hAnsi="Arial" w:cs="Arial"/>
          <w:b/>
          <w:color w:val="117086"/>
          <w:sz w:val="16"/>
          <w:szCs w:val="16"/>
        </w:rPr>
        <w:t>Customer’s</w:t>
      </w:r>
      <w:r>
        <w:rPr>
          <w:rFonts w:ascii="Arial" w:eastAsia="Arial" w:hAnsi="Arial" w:cs="Arial"/>
          <w:sz w:val="16"/>
          <w:szCs w:val="16"/>
        </w:rPr>
        <w:t xml:space="preserve"> account.</w:t>
      </w:r>
    </w:p>
    <w:p w14:paraId="0000015F"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Variable</w:t>
      </w:r>
      <w:r>
        <w:rPr>
          <w:rFonts w:ascii="Arial" w:eastAsia="Arial" w:hAnsi="Arial" w:cs="Arial"/>
          <w:sz w:val="16"/>
          <w:szCs w:val="16"/>
        </w:rPr>
        <w:t xml:space="preserve">" means a word or phrase that is highlighted and capitalized, such as </w:t>
      </w:r>
      <w:r>
        <w:rPr>
          <w:rFonts w:ascii="Arial" w:eastAsia="Arial" w:hAnsi="Arial" w:cs="Arial"/>
          <w:b/>
          <w:color w:val="117086"/>
          <w:sz w:val="16"/>
          <w:szCs w:val="16"/>
        </w:rPr>
        <w:t>Subscription Period</w:t>
      </w:r>
      <w:r>
        <w:rPr>
          <w:rFonts w:ascii="Arial" w:eastAsia="Arial" w:hAnsi="Arial" w:cs="Arial"/>
          <w:sz w:val="16"/>
          <w:szCs w:val="16"/>
        </w:rPr>
        <w:t xml:space="preserve"> or </w:t>
      </w:r>
      <w:r>
        <w:rPr>
          <w:rFonts w:ascii="Arial" w:eastAsia="Arial" w:hAnsi="Arial" w:cs="Arial"/>
          <w:b/>
          <w:color w:val="117086"/>
          <w:sz w:val="16"/>
          <w:szCs w:val="16"/>
        </w:rPr>
        <w:t>Governing Law</w:t>
      </w:r>
      <w:r>
        <w:rPr>
          <w:rFonts w:ascii="Arial" w:eastAsia="Arial" w:hAnsi="Arial" w:cs="Arial"/>
          <w:sz w:val="16"/>
          <w:szCs w:val="16"/>
        </w:rPr>
        <w:t>.</w:t>
      </w:r>
    </w:p>
    <w:sectPr w:rsidR="00490584">
      <w:headerReference w:type="default" r:id="rId17"/>
      <w:pgSz w:w="12240" w:h="15840"/>
      <w:pgMar w:top="936" w:right="1080" w:bottom="720" w:left="1080" w:header="360" w:footer="432" w:gutter="0"/>
      <w:pgNumType w:start="1"/>
      <w:cols w:space="720"/>
    </w:sectPr>
  </w:body>
</w:document>
</file>

<file path=word/comments.xml><?xml version="1.0" encoding="utf-8"?>
<w:comments xmlns:w="http://schemas.openxmlformats.org/wordprocessingml/2006/main" xmlns:w14="http://schemas.microsoft.com/office/word/2010/wordml">
  <w:comment w:id="0" w:author="Contoso Procurement" w:date="2026-10-17T10:08:57Z" w:initials="CP">
    <w:p w14:paraId="610FD32B">
      <w:r>
        <w:annotationRef/>
      </w:r>
      <w:r>
        <w:t xml:space="preserve">All Contoso supplier contracts are under New York law.</w:t>
      </w:r>
    </w:p>
  </w:comment>
  <w:comment w:id="1" w:author="Contoso Procurement" w:date="2026-10-17T10:08:57Z" w:initials="CP">
    <w:p w14:paraId="64E08CAB">
      <w:r>
        <w:annotationRef/>
      </w:r>
      <w:r>
        <w:t xml:space="preserve">Our policy requires termination for convenience in all SaaS contracts.</w:t>
      </w:r>
    </w:p>
  </w:comment>
  <w:comment w:id="2" w:author="Contoso Procurement" w:date="2026-10-17T10:08:57Z" w:initials="CP">
    <w:p w14:paraId="6F4ACAD4">
      <w:r>
        <w:annotationRef/>
      </w:r>
      <w:r>
        <w:t xml:space="preserve">We need to approve any change of supplier, including on a change of control.</w:t>
      </w:r>
    </w:p>
  </w:comment>
</w:comments>
</file>

<file path=word/commentsExtended.xml><?xml version="1.0" encoding="utf-8"?>
<w15:commentsEx xmlns:w15="http://schemas.microsoft.com/office/word/2012/wordml" xmlns:mc="http://schemas.openxmlformats.org/markup-compatibility/2006" mc:Ignorable="w15">
  <w15:commentEx w15:paraId="610FD32B" w15:done="0"/>
  <w15:commentEx w15:paraId="64E08CAB" w15:done="0"/>
  <w15:commentEx w15:paraId="6F4ACAD4" w15:done="0"/>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8D6404" w14:textId="77777777" w:rsidR="0052003B" w:rsidRDefault="0052003B">
      <w:r>
        <w:separator/>
      </w:r>
    </w:p>
  </w:endnote>
  <w:endnote w:type="continuationSeparator" w:id="0">
    <w:p w14:paraId="684EE0A4" w14:textId="77777777" w:rsidR="0052003B" w:rsidRDefault="00520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6" w14:textId="17185494" w:rsidR="00490584" w:rsidRDefault="00000000">
    <w:pPr>
      <w:pBdr>
        <w:top w:val="nil"/>
        <w:left w:val="nil"/>
        <w:bottom w:val="nil"/>
        <w:right w:val="nil"/>
        <w:between w:val="nil"/>
      </w:pBdr>
      <w:tabs>
        <w:tab w:val="center" w:pos="4680"/>
        <w:tab w:val="right" w:pos="10080"/>
      </w:tabs>
      <w:rPr>
        <w:rFonts w:ascii="Arial" w:eastAsia="Arial" w:hAnsi="Arial" w:cs="Arial"/>
        <w:color w:val="000000"/>
        <w:sz w:val="13"/>
        <w:szCs w:val="13"/>
      </w:rPr>
    </w:pPr>
    <w:r>
      <w:rPr>
        <w:rFonts w:ascii="Arial" w:eastAsia="Arial" w:hAnsi="Arial" w:cs="Arial"/>
        <w:color w:val="000000"/>
        <w:sz w:val="13"/>
        <w:szCs w:val="13"/>
      </w:rPr>
      <w:t>Common Paper Cloud Service Agreement</w:t>
    </w:r>
    <w:r w:rsidR="003E0CE0">
      <w:rPr>
        <w:rFonts w:ascii="Arial" w:eastAsia="Arial" w:hAnsi="Arial" w:cs="Arial"/>
        <w:color w:val="000000"/>
        <w:sz w:val="13"/>
        <w:szCs w:val="13"/>
      </w:rPr>
      <w:t xml:space="preserve"> </w:t>
    </w:r>
    <w:r w:rsidR="003E0CE0">
      <w:rPr>
        <w:rFonts w:ascii="Arial" w:hAnsi="Arial" w:cs="Arial"/>
        <w:color w:val="000000"/>
        <w:sz w:val="13"/>
        <w:szCs w:val="13"/>
      </w:rPr>
      <w:t>(</w:t>
    </w:r>
    <w:hyperlink r:id="rId1" w:history="1">
      <w:r w:rsidR="00F8123A">
        <w:rPr>
          <w:rFonts w:ascii="Arial" w:hAnsi="Arial" w:cs="Arial"/>
          <w:color w:val="000000"/>
          <w:sz w:val="13"/>
          <w:szCs w:val="13"/>
          <w:u w:val="single"/>
        </w:rPr>
        <w:t>Version 2.1</w:t>
      </w:r>
    </w:hyperlink>
    <w:r w:rsidR="003E0CE0">
      <w:rPr>
        <w:rFonts w:ascii="Arial" w:hAnsi="Arial" w:cs="Arial"/>
        <w:color w:val="000000"/>
        <w:sz w:val="13"/>
        <w:szCs w:val="13"/>
      </w:rPr>
      <w:t xml:space="preserve">) </w:t>
    </w:r>
    <w:r w:rsidR="003E0CE0">
      <w:rPr>
        <w:rFonts w:ascii="Arial" w:eastAsia="Arial" w:hAnsi="Arial" w:cs="Arial"/>
        <w:color w:val="000000"/>
        <w:sz w:val="13"/>
        <w:szCs w:val="13"/>
      </w:rPr>
      <w:t xml:space="preserve"> </w:t>
    </w:r>
    <w:r w:rsidR="003E0CE0" w:rsidRPr="002408F5">
      <w:rPr>
        <w:rFonts w:ascii="Arial" w:hAnsi="Arial" w:cs="Arial"/>
        <w:color w:val="000000"/>
        <w:sz w:val="13"/>
        <w:szCs w:val="13"/>
      </w:rPr>
      <w:t xml:space="preserve">free to use under </w:t>
    </w:r>
    <w:hyperlink r:id="rId2" w:history="1">
      <w:r w:rsidR="003E0CE0" w:rsidRPr="002408F5">
        <w:rPr>
          <w:rStyle w:val="Hyperlink"/>
          <w:rFonts w:ascii="Arial" w:hAnsi="Arial" w:cs="Arial"/>
          <w:color w:val="000000"/>
          <w:sz w:val="13"/>
          <w:szCs w:val="13"/>
        </w:rPr>
        <w:t>CC BY 4.0</w:t>
      </w:r>
    </w:hyperlink>
    <w:r w:rsidR="003E0CE0" w:rsidRPr="002408F5">
      <w:rPr>
        <w:rFonts w:ascii="Arial" w:hAnsi="Arial" w:cs="Arial"/>
        <w:color w:val="000000"/>
        <w:sz w:val="13"/>
        <w:szCs w:val="13"/>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5" w14:textId="77777777" w:rsidR="00490584" w:rsidRDefault="00000000">
    <w:pPr>
      <w:tabs>
        <w:tab w:val="right" w:pos="10080"/>
      </w:tabs>
      <w:ind w:firstLine="86"/>
      <w:rPr>
        <w:rFonts w:ascii="Arial" w:eastAsia="Arial" w:hAnsi="Arial" w:cs="Arial"/>
        <w:color w:val="636465"/>
        <w:sz w:val="13"/>
        <w:szCs w:val="13"/>
      </w:rPr>
    </w:pPr>
    <w:r>
      <w:rPr>
        <w:rFonts w:ascii="Arial" w:eastAsia="Arial" w:hAnsi="Arial" w:cs="Arial"/>
        <w:color w:val="636465"/>
        <w:sz w:val="13"/>
        <w:szCs w:val="13"/>
      </w:rPr>
      <w:t>Common Paper Cloud Service Agreement (draft v0.6)</w:t>
    </w:r>
    <w:r>
      <w:rPr>
        <w:rFonts w:ascii="Arial" w:eastAsia="Arial" w:hAnsi="Arial" w:cs="Arial"/>
        <w:color w:val="636465"/>
        <w:sz w:val="13"/>
        <w:szCs w:val="13"/>
      </w:rPr>
      <w:tab/>
      <w:t xml:space="preserve">Page </w:t>
    </w:r>
    <w:r>
      <w:rPr>
        <w:rFonts w:ascii="Arial" w:eastAsia="Arial" w:hAnsi="Arial" w:cs="Arial"/>
        <w:color w:val="636465"/>
        <w:sz w:val="13"/>
        <w:szCs w:val="13"/>
      </w:rPr>
      <w:fldChar w:fldCharType="begin"/>
    </w:r>
    <w:r>
      <w:rPr>
        <w:rFonts w:ascii="Arial" w:eastAsia="Arial" w:hAnsi="Arial" w:cs="Arial"/>
        <w:color w:val="636465"/>
        <w:sz w:val="13"/>
        <w:szCs w:val="13"/>
      </w:rPr>
      <w:instrText>PAGE</w:instrText>
    </w:r>
    <w:r>
      <w:rPr>
        <w:rFonts w:ascii="Arial" w:eastAsia="Arial" w:hAnsi="Arial" w:cs="Arial"/>
        <w:color w:val="636465"/>
        <w:sz w:val="13"/>
        <w:szCs w:val="13"/>
      </w:rPr>
      <w:fldChar w:fldCharType="separate"/>
    </w:r>
    <w:r>
      <w:rPr>
        <w:rFonts w:ascii="Arial" w:eastAsia="Arial" w:hAnsi="Arial" w:cs="Arial"/>
        <w:color w:val="636465"/>
        <w:sz w:val="13"/>
        <w:szCs w:val="13"/>
      </w:rPr>
      <w:fldChar w:fldCharType="end"/>
    </w:r>
    <w:r>
      <w:rPr>
        <w:rFonts w:ascii="Arial" w:eastAsia="Arial" w:hAnsi="Arial" w:cs="Arial"/>
        <w:color w:val="636465"/>
        <w:sz w:val="13"/>
        <w:szCs w:val="13"/>
      </w:rPr>
      <w:t xml:space="preserve"> of 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7" w14:textId="77777777" w:rsidR="00490584" w:rsidRDefault="00000000">
    <w:pPr>
      <w:tabs>
        <w:tab w:val="right" w:pos="10080"/>
      </w:tabs>
      <w:ind w:firstLine="86"/>
      <w:rPr>
        <w:rFonts w:ascii="Arial" w:eastAsia="Arial" w:hAnsi="Arial" w:cs="Arial"/>
        <w:color w:val="636465"/>
        <w:sz w:val="13"/>
        <w:szCs w:val="13"/>
      </w:rPr>
    </w:pPr>
    <w:r>
      <w:rPr>
        <w:rFonts w:ascii="Arial" w:eastAsia="Arial" w:hAnsi="Arial" w:cs="Arial"/>
        <w:color w:val="636465"/>
        <w:sz w:val="13"/>
        <w:szCs w:val="13"/>
      </w:rPr>
      <w:t>Common Paper Cloud Service Agreement (draft v0.6)</w:t>
    </w:r>
    <w:r>
      <w:rPr>
        <w:rFonts w:ascii="Arial" w:eastAsia="Arial" w:hAnsi="Arial" w:cs="Arial"/>
        <w:color w:val="636465"/>
        <w:sz w:val="13"/>
        <w:szCs w:val="13"/>
      </w:rPr>
      <w:tab/>
      <w:t xml:space="preserve">Page </w:t>
    </w:r>
    <w:r>
      <w:rPr>
        <w:rFonts w:ascii="Arial" w:eastAsia="Arial" w:hAnsi="Arial" w:cs="Arial"/>
        <w:color w:val="636465"/>
        <w:sz w:val="13"/>
        <w:szCs w:val="13"/>
      </w:rPr>
      <w:fldChar w:fldCharType="begin"/>
    </w:r>
    <w:r>
      <w:rPr>
        <w:rFonts w:ascii="Arial" w:eastAsia="Arial" w:hAnsi="Arial" w:cs="Arial"/>
        <w:color w:val="636465"/>
        <w:sz w:val="13"/>
        <w:szCs w:val="13"/>
      </w:rPr>
      <w:instrText>PAGE</w:instrText>
    </w:r>
    <w:r>
      <w:rPr>
        <w:rFonts w:ascii="Arial" w:eastAsia="Arial" w:hAnsi="Arial" w:cs="Arial"/>
        <w:color w:val="636465"/>
        <w:sz w:val="13"/>
        <w:szCs w:val="13"/>
      </w:rPr>
      <w:fldChar w:fldCharType="separate"/>
    </w:r>
    <w:r>
      <w:rPr>
        <w:rFonts w:ascii="Arial" w:eastAsia="Arial" w:hAnsi="Arial" w:cs="Arial"/>
        <w:color w:val="636465"/>
        <w:sz w:val="13"/>
        <w:szCs w:val="13"/>
      </w:rPr>
      <w:fldChar w:fldCharType="end"/>
    </w:r>
    <w:r>
      <w:rPr>
        <w:rFonts w:ascii="Arial" w:eastAsia="Arial" w:hAnsi="Arial" w:cs="Arial"/>
        <w:color w:val="636465"/>
        <w:sz w:val="13"/>
        <w:szCs w:val="13"/>
      </w:rPr>
      <w:t xml:space="preserve"> of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D9AE26" w14:textId="77777777" w:rsidR="0052003B" w:rsidRDefault="0052003B">
      <w:r>
        <w:separator/>
      </w:r>
    </w:p>
  </w:footnote>
  <w:footnote w:type="continuationSeparator" w:id="0">
    <w:p w14:paraId="3A68CA96" w14:textId="77777777" w:rsidR="0052003B" w:rsidRDefault="00520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1" w14:textId="77777777"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8240" behindDoc="0" locked="0" layoutInCell="1" hidden="0" allowOverlap="1" wp14:anchorId="6E43DD28" wp14:editId="3C8844D0">
          <wp:simplePos x="0" y="0"/>
          <wp:positionH relativeFrom="page">
            <wp:posOffset>0</wp:posOffset>
          </wp:positionH>
          <wp:positionV relativeFrom="page">
            <wp:posOffset>0</wp:posOffset>
          </wp:positionV>
          <wp:extent cx="7900416" cy="137160"/>
          <wp:effectExtent l="0" t="0" r="0" b="0"/>
          <wp:wrapSquare wrapText="bothSides" distT="0" distB="0" distL="0" distR="0"/>
          <wp:docPr id="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Pr>
        <w:rFonts w:ascii="Arial" w:eastAsia="Arial" w:hAnsi="Arial" w:cs="Arial"/>
        <w:b/>
        <w:color w:val="107087"/>
        <w:sz w:val="18"/>
        <w:szCs w:val="18"/>
      </w:rPr>
      <w:t>ORDER 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0" w14:textId="77777777" w:rsidR="00490584" w:rsidRDefault="00000000">
    <w:pPr>
      <w:widowControl w:val="0"/>
      <w:spacing w:after="120"/>
      <w:rPr>
        <w:rFonts w:ascii="Georgia" w:eastAsia="Georgia" w:hAnsi="Georgia" w:cs="Georgia"/>
        <w:sz w:val="28"/>
        <w:szCs w:val="28"/>
      </w:rPr>
    </w:pPr>
    <w:r>
      <w:rPr>
        <w:rFonts w:ascii="Georgia" w:eastAsia="Georgia" w:hAnsi="Georgia" w:cs="Georgia"/>
        <w:sz w:val="28"/>
        <w:szCs w:val="28"/>
      </w:rPr>
      <w:t>Cloud Service Standard Terms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3" w14:textId="77777777"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9264" behindDoc="0" locked="0" layoutInCell="1" hidden="0" allowOverlap="1" wp14:anchorId="52C4AE03" wp14:editId="5E5489BF">
          <wp:simplePos x="0" y="0"/>
          <wp:positionH relativeFrom="page">
            <wp:posOffset>0</wp:posOffset>
          </wp:positionH>
          <wp:positionV relativeFrom="page">
            <wp:posOffset>0</wp:posOffset>
          </wp:positionV>
          <wp:extent cx="7900416" cy="137160"/>
          <wp:effectExtent l="0" t="0" r="0" b="0"/>
          <wp:wrapSquare wrapText="bothSides" distT="0" distB="0" distL="0" distR="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Pr>
        <w:rFonts w:ascii="Arial" w:eastAsia="Arial" w:hAnsi="Arial" w:cs="Arial"/>
        <w:b/>
        <w:color w:val="107087"/>
        <w:sz w:val="18"/>
        <w:szCs w:val="18"/>
      </w:rPr>
      <w:t>KEY TERMS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2" w14:textId="77777777" w:rsidR="00490584" w:rsidRDefault="00000000">
    <w:pPr>
      <w:widowControl w:val="0"/>
      <w:spacing w:after="120"/>
      <w:rPr>
        <w:rFonts w:ascii="Georgia" w:eastAsia="Georgia" w:hAnsi="Georgia" w:cs="Georgia"/>
        <w:sz w:val="28"/>
        <w:szCs w:val="28"/>
      </w:rPr>
    </w:pPr>
    <w:r>
      <w:rPr>
        <w:rFonts w:ascii="Georgia" w:eastAsia="Georgia" w:hAnsi="Georgia" w:cs="Georgia"/>
        <w:sz w:val="28"/>
        <w:szCs w:val="28"/>
      </w:rPr>
      <w:t>Cloud Service Standard Terms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4" w14:textId="77777777"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60288" behindDoc="0" locked="0" layoutInCell="1" hidden="0" allowOverlap="1" wp14:anchorId="6C354A5D" wp14:editId="5372B3CA">
          <wp:simplePos x="0" y="0"/>
          <wp:positionH relativeFrom="page">
            <wp:align>left</wp:align>
          </wp:positionH>
          <wp:positionV relativeFrom="page">
            <wp:align>top</wp:align>
          </wp:positionV>
          <wp:extent cx="7927848" cy="137160"/>
          <wp:effectExtent l="0" t="0" r="0" b="0"/>
          <wp:wrapSquare wrapText="bothSides" distT="0" distB="0" distL="0" distR="0"/>
          <wp:docPr id="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Pr>
        <w:rFonts w:ascii="Arial" w:eastAsia="Arial" w:hAnsi="Arial" w:cs="Arial"/>
        <w:b/>
        <w:color w:val="107087"/>
        <w:sz w:val="18"/>
        <w:szCs w:val="18"/>
      </w:rPr>
      <w:t>STANDARD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B6121B"/>
    <w:multiLevelType w:val="multilevel"/>
    <w:tmpl w:val="8A6E18B6"/>
    <w:lvl w:ilvl="0">
      <w:start w:val="1"/>
      <w:numFmt w:val="decimal"/>
      <w:pStyle w:val="Heading1"/>
      <w:lvlText w:val="%1."/>
      <w:lvlJc w:val="left"/>
      <w:pPr>
        <w:ind w:left="0" w:firstLine="1440"/>
      </w:pPr>
      <w:rPr>
        <w:rFonts w:ascii="Arial" w:eastAsia="Arial" w:hAnsi="Arial" w:cs="Arial"/>
        <w:b/>
        <w:i w:val="0"/>
        <w:color w:val="000000"/>
        <w:sz w:val="16"/>
        <w:szCs w:val="16"/>
        <w:u w:val="none"/>
      </w:rPr>
    </w:lvl>
    <w:lvl w:ilvl="1">
      <w:start w:val="1"/>
      <w:numFmt w:val="decimal"/>
      <w:pStyle w:val="Heading2"/>
      <w:lvlText w:val="%1.%2"/>
      <w:lvlJc w:val="left"/>
      <w:pPr>
        <w:ind w:left="0" w:firstLine="2160"/>
      </w:pPr>
      <w:rPr>
        <w:rFonts w:ascii="Arial" w:eastAsia="Arial" w:hAnsi="Arial" w:cs="Arial"/>
        <w:b w:val="0"/>
        <w:i w:val="0"/>
        <w:color w:val="000000"/>
        <w:sz w:val="16"/>
        <w:szCs w:val="16"/>
        <w:u w:val="none"/>
      </w:rPr>
    </w:lvl>
    <w:lvl w:ilvl="2">
      <w:start w:val="1"/>
      <w:numFmt w:val="lowerLetter"/>
      <w:pStyle w:val="Heading3"/>
      <w:lvlText w:val="(%3)"/>
      <w:lvlJc w:val="left"/>
      <w:pPr>
        <w:ind w:left="0" w:firstLine="2880"/>
      </w:pPr>
      <w:rPr>
        <w:rFonts w:ascii="Arial" w:eastAsia="Arial" w:hAnsi="Arial" w:cs="Arial"/>
        <w:b w:val="0"/>
        <w:i w:val="0"/>
        <w:color w:val="000000"/>
        <w:sz w:val="16"/>
        <w:szCs w:val="16"/>
        <w:u w:val="none"/>
      </w:rPr>
    </w:lvl>
    <w:lvl w:ilvl="3">
      <w:start w:val="1"/>
      <w:numFmt w:val="lowerRoman"/>
      <w:pStyle w:val="Heading4"/>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pStyle w:val="Heading5"/>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pStyle w:val="Heading6"/>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pStyle w:val="Heading7"/>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pStyle w:val="Heading8"/>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pStyle w:val="Heading9"/>
      <w:lvlText w:val="(%9)"/>
      <w:lvlJc w:val="right"/>
      <w:pPr>
        <w:ind w:left="0" w:firstLine="7200"/>
      </w:pPr>
      <w:rPr>
        <w:rFonts w:ascii="Times New Roman" w:eastAsia="Times New Roman" w:hAnsi="Times New Roman" w:cs="Times New Roman"/>
        <w:b w:val="0"/>
        <w:i w:val="0"/>
        <w:color w:val="000000"/>
        <w:sz w:val="24"/>
        <w:szCs w:val="24"/>
        <w:u w:val="none"/>
      </w:rPr>
    </w:lvl>
  </w:abstractNum>
  <w:num w:numId="1" w16cid:durableId="1046375442">
    <w:abstractNumId w:val="0"/>
  </w:num>
  <w:num w:numId="2" w16cid:durableId="880022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584"/>
    <w:rsid w:val="000005C0"/>
    <w:rsid w:val="00004AE9"/>
    <w:rsid w:val="000349FB"/>
    <w:rsid w:val="00044E94"/>
    <w:rsid w:val="000519FD"/>
    <w:rsid w:val="0005459D"/>
    <w:rsid w:val="00054CB7"/>
    <w:rsid w:val="00065E8B"/>
    <w:rsid w:val="00072EFB"/>
    <w:rsid w:val="000C7434"/>
    <w:rsid w:val="000D1CDA"/>
    <w:rsid w:val="000F54B3"/>
    <w:rsid w:val="00105F1D"/>
    <w:rsid w:val="00123D72"/>
    <w:rsid w:val="001657C7"/>
    <w:rsid w:val="00174DCC"/>
    <w:rsid w:val="001B7396"/>
    <w:rsid w:val="001D3E5A"/>
    <w:rsid w:val="001D779D"/>
    <w:rsid w:val="001E6274"/>
    <w:rsid w:val="001F6623"/>
    <w:rsid w:val="002072E3"/>
    <w:rsid w:val="002418C5"/>
    <w:rsid w:val="00246BD1"/>
    <w:rsid w:val="00250ACB"/>
    <w:rsid w:val="00262579"/>
    <w:rsid w:val="002662F8"/>
    <w:rsid w:val="002742F1"/>
    <w:rsid w:val="002B532B"/>
    <w:rsid w:val="002F38B9"/>
    <w:rsid w:val="00302854"/>
    <w:rsid w:val="00332A83"/>
    <w:rsid w:val="00337CB1"/>
    <w:rsid w:val="00340602"/>
    <w:rsid w:val="0035351E"/>
    <w:rsid w:val="00357ADF"/>
    <w:rsid w:val="003957C7"/>
    <w:rsid w:val="003957F4"/>
    <w:rsid w:val="003B7301"/>
    <w:rsid w:val="003C1A33"/>
    <w:rsid w:val="003C6F55"/>
    <w:rsid w:val="003D28CB"/>
    <w:rsid w:val="003E0CE0"/>
    <w:rsid w:val="00401A88"/>
    <w:rsid w:val="00405BE8"/>
    <w:rsid w:val="00407124"/>
    <w:rsid w:val="0042253C"/>
    <w:rsid w:val="004620DF"/>
    <w:rsid w:val="00490584"/>
    <w:rsid w:val="004D29BB"/>
    <w:rsid w:val="004F5B46"/>
    <w:rsid w:val="004F61A5"/>
    <w:rsid w:val="00501EA0"/>
    <w:rsid w:val="0052003B"/>
    <w:rsid w:val="00521B55"/>
    <w:rsid w:val="00544881"/>
    <w:rsid w:val="00561454"/>
    <w:rsid w:val="00565895"/>
    <w:rsid w:val="00576C44"/>
    <w:rsid w:val="005927AD"/>
    <w:rsid w:val="00593E84"/>
    <w:rsid w:val="005C321A"/>
    <w:rsid w:val="005E17B0"/>
    <w:rsid w:val="005E4313"/>
    <w:rsid w:val="005E45C4"/>
    <w:rsid w:val="005E63DA"/>
    <w:rsid w:val="005F0B4A"/>
    <w:rsid w:val="00602530"/>
    <w:rsid w:val="0062184C"/>
    <w:rsid w:val="006232F9"/>
    <w:rsid w:val="00631FBD"/>
    <w:rsid w:val="00655748"/>
    <w:rsid w:val="0066134E"/>
    <w:rsid w:val="00667F7B"/>
    <w:rsid w:val="00670A1A"/>
    <w:rsid w:val="00674AC9"/>
    <w:rsid w:val="006856B7"/>
    <w:rsid w:val="00686534"/>
    <w:rsid w:val="00690EF7"/>
    <w:rsid w:val="006B449C"/>
    <w:rsid w:val="006D7F11"/>
    <w:rsid w:val="006E6988"/>
    <w:rsid w:val="007267F8"/>
    <w:rsid w:val="00740660"/>
    <w:rsid w:val="0077139B"/>
    <w:rsid w:val="00776715"/>
    <w:rsid w:val="007939B4"/>
    <w:rsid w:val="00797D00"/>
    <w:rsid w:val="007A1E95"/>
    <w:rsid w:val="007E0FC5"/>
    <w:rsid w:val="008159A7"/>
    <w:rsid w:val="008545E0"/>
    <w:rsid w:val="008C08BD"/>
    <w:rsid w:val="008C46F9"/>
    <w:rsid w:val="008D3A83"/>
    <w:rsid w:val="008E5369"/>
    <w:rsid w:val="008F38AB"/>
    <w:rsid w:val="00933D95"/>
    <w:rsid w:val="00951626"/>
    <w:rsid w:val="009761DA"/>
    <w:rsid w:val="0098562F"/>
    <w:rsid w:val="009A0966"/>
    <w:rsid w:val="009A7562"/>
    <w:rsid w:val="009B51DD"/>
    <w:rsid w:val="009D2D51"/>
    <w:rsid w:val="009E66B1"/>
    <w:rsid w:val="009F09E8"/>
    <w:rsid w:val="009F4A1C"/>
    <w:rsid w:val="00A02070"/>
    <w:rsid w:val="00A13705"/>
    <w:rsid w:val="00A222BC"/>
    <w:rsid w:val="00A72EB3"/>
    <w:rsid w:val="00A83745"/>
    <w:rsid w:val="00A8591B"/>
    <w:rsid w:val="00A942D7"/>
    <w:rsid w:val="00AA3C1B"/>
    <w:rsid w:val="00AA6417"/>
    <w:rsid w:val="00AB4F83"/>
    <w:rsid w:val="00AB7BF0"/>
    <w:rsid w:val="00AC5DD9"/>
    <w:rsid w:val="00AC6F25"/>
    <w:rsid w:val="00B04F9B"/>
    <w:rsid w:val="00B129A9"/>
    <w:rsid w:val="00B278B3"/>
    <w:rsid w:val="00B33956"/>
    <w:rsid w:val="00B43FA8"/>
    <w:rsid w:val="00B604E4"/>
    <w:rsid w:val="00BB3202"/>
    <w:rsid w:val="00BC198D"/>
    <w:rsid w:val="00BC31F3"/>
    <w:rsid w:val="00BC47F6"/>
    <w:rsid w:val="00BD28CF"/>
    <w:rsid w:val="00BF52C6"/>
    <w:rsid w:val="00BF66FC"/>
    <w:rsid w:val="00C148CF"/>
    <w:rsid w:val="00C154F7"/>
    <w:rsid w:val="00C37170"/>
    <w:rsid w:val="00C45DF3"/>
    <w:rsid w:val="00C94C23"/>
    <w:rsid w:val="00CA4727"/>
    <w:rsid w:val="00CB214F"/>
    <w:rsid w:val="00CD1D49"/>
    <w:rsid w:val="00CE1A1B"/>
    <w:rsid w:val="00CF60B8"/>
    <w:rsid w:val="00D04ABC"/>
    <w:rsid w:val="00D14E3E"/>
    <w:rsid w:val="00D21388"/>
    <w:rsid w:val="00D52B91"/>
    <w:rsid w:val="00D53461"/>
    <w:rsid w:val="00D6642E"/>
    <w:rsid w:val="00D72E76"/>
    <w:rsid w:val="00D92ED5"/>
    <w:rsid w:val="00DA0931"/>
    <w:rsid w:val="00DA56E1"/>
    <w:rsid w:val="00DC4BCE"/>
    <w:rsid w:val="00DD6CCB"/>
    <w:rsid w:val="00DE35EB"/>
    <w:rsid w:val="00DE4384"/>
    <w:rsid w:val="00DF1965"/>
    <w:rsid w:val="00E2405A"/>
    <w:rsid w:val="00E316B7"/>
    <w:rsid w:val="00E44876"/>
    <w:rsid w:val="00E74038"/>
    <w:rsid w:val="00E92F43"/>
    <w:rsid w:val="00EA41D4"/>
    <w:rsid w:val="00EA6EEA"/>
    <w:rsid w:val="00EB2440"/>
    <w:rsid w:val="00EC24BE"/>
    <w:rsid w:val="00ED4F13"/>
    <w:rsid w:val="00EE04A7"/>
    <w:rsid w:val="00F136D1"/>
    <w:rsid w:val="00F21FF4"/>
    <w:rsid w:val="00F40197"/>
    <w:rsid w:val="00F410AA"/>
    <w:rsid w:val="00F8123A"/>
    <w:rsid w:val="00FA2883"/>
    <w:rsid w:val="00FA770A"/>
    <w:rsid w:val="00FB5253"/>
    <w:rsid w:val="00FC544F"/>
    <w:rsid w:val="00FF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2218B0"/>
  <w15:docId w15:val="{286F3DD3-E0D5-E244-89BC-BD41DB4C8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AIN HEADING 1"/>
    <w:basedOn w:val="Normal"/>
    <w:link w:val="Heading1Char"/>
    <w:uiPriority w:val="9"/>
    <w:qFormat/>
    <w:rsid w:val="006B4D74"/>
    <w:pPr>
      <w:numPr>
        <w:numId w:val="1"/>
      </w:numPr>
      <w:spacing w:after="240"/>
      <w:jc w:val="both"/>
      <w:outlineLvl w:val="0"/>
    </w:pPr>
    <w:rPr>
      <w:rFonts w:ascii="Times New Roman" w:eastAsia="Times New Roman" w:hAnsi="Times New Roman" w:cs="Times New Roman"/>
      <w:sz w:val="20"/>
      <w:szCs w:val="20"/>
    </w:rPr>
  </w:style>
  <w:style w:type="paragraph" w:styleId="Heading2">
    <w:name w:val="heading 2"/>
    <w:aliases w:val="JAIN HEADING 2,2,l2,2. Body Not Side-by-Side,h2,Heading 2n,Chapter Number/Appendix heading 3,Chapter Number/Appendix heading 31,Chapter Number/Appendix heading 32,Chapter Number/Appendix heading 33,Chapter Number/Appendix heading 311,H2,L2,H21"/>
    <w:basedOn w:val="Normal"/>
    <w:link w:val="Heading2Char"/>
    <w:uiPriority w:val="9"/>
    <w:unhideWhenUsed/>
    <w:qFormat/>
    <w:rsid w:val="006B4D74"/>
    <w:pPr>
      <w:numPr>
        <w:ilvl w:val="1"/>
        <w:numId w:val="1"/>
      </w:numPr>
      <w:spacing w:after="240"/>
      <w:jc w:val="both"/>
      <w:outlineLvl w:val="1"/>
    </w:pPr>
    <w:rPr>
      <w:rFonts w:ascii="Times New Roman" w:eastAsia="Times New Roman" w:hAnsi="Times New Roman" w:cs="Times New Roman"/>
      <w:sz w:val="20"/>
      <w:szCs w:val="20"/>
    </w:rPr>
  </w:style>
  <w:style w:type="paragraph" w:styleId="Heading3">
    <w:name w:val="heading 3"/>
    <w:aliases w:val="h3"/>
    <w:basedOn w:val="Normal"/>
    <w:link w:val="Heading3Char"/>
    <w:uiPriority w:val="9"/>
    <w:unhideWhenUsed/>
    <w:qFormat/>
    <w:rsid w:val="006B4D74"/>
    <w:pPr>
      <w:numPr>
        <w:ilvl w:val="2"/>
        <w:numId w:val="1"/>
      </w:numPr>
      <w:spacing w:after="240"/>
      <w:jc w:val="both"/>
      <w:outlineLvl w:val="2"/>
    </w:pPr>
    <w:rPr>
      <w:rFonts w:ascii="Times New Roman" w:eastAsia="Times New Roman" w:hAnsi="Times New Roman" w:cs="Times New Roman"/>
      <w:sz w:val="20"/>
      <w:szCs w:val="20"/>
    </w:rPr>
  </w:style>
  <w:style w:type="paragraph" w:styleId="Heading4">
    <w:name w:val="heading 4"/>
    <w:aliases w:val="h4"/>
    <w:basedOn w:val="Normal"/>
    <w:link w:val="Heading4Char"/>
    <w:uiPriority w:val="9"/>
    <w:semiHidden/>
    <w:unhideWhenUsed/>
    <w:qFormat/>
    <w:rsid w:val="006B4D74"/>
    <w:pPr>
      <w:numPr>
        <w:ilvl w:val="3"/>
        <w:numId w:val="1"/>
      </w:numPr>
      <w:spacing w:after="240"/>
      <w:jc w:val="both"/>
      <w:outlineLvl w:val="3"/>
    </w:pPr>
    <w:rPr>
      <w:rFonts w:ascii="Times New Roman" w:eastAsia="Times New Roman" w:hAnsi="Times New Roman" w:cs="Times New Roman"/>
      <w:sz w:val="20"/>
      <w:szCs w:val="20"/>
    </w:rPr>
  </w:style>
  <w:style w:type="paragraph" w:styleId="Heading5">
    <w:name w:val="heading 5"/>
    <w:basedOn w:val="Normal"/>
    <w:link w:val="Heading5Char"/>
    <w:uiPriority w:val="9"/>
    <w:semiHidden/>
    <w:unhideWhenUsed/>
    <w:qFormat/>
    <w:rsid w:val="006B4D74"/>
    <w:pPr>
      <w:numPr>
        <w:ilvl w:val="4"/>
        <w:numId w:val="1"/>
      </w:numPr>
      <w:spacing w:after="240"/>
      <w:jc w:val="both"/>
      <w:outlineLvl w:val="4"/>
    </w:pPr>
    <w:rPr>
      <w:rFonts w:ascii="Times New Roman" w:eastAsia="Times New Roman" w:hAnsi="Times New Roman" w:cs="Times New Roman"/>
      <w:sz w:val="20"/>
      <w:szCs w:val="20"/>
    </w:rPr>
  </w:style>
  <w:style w:type="paragraph" w:styleId="Heading6">
    <w:name w:val="heading 6"/>
    <w:basedOn w:val="Normal"/>
    <w:link w:val="Heading6Char"/>
    <w:uiPriority w:val="9"/>
    <w:semiHidden/>
    <w:unhideWhenUsed/>
    <w:qFormat/>
    <w:rsid w:val="006B4D74"/>
    <w:pPr>
      <w:numPr>
        <w:ilvl w:val="5"/>
        <w:numId w:val="1"/>
      </w:numPr>
      <w:spacing w:after="240"/>
      <w:jc w:val="both"/>
      <w:outlineLvl w:val="5"/>
    </w:pPr>
    <w:rPr>
      <w:rFonts w:ascii="Times New Roman" w:eastAsia="Times New Roman" w:hAnsi="Times New Roman" w:cs="Times New Roman"/>
      <w:sz w:val="20"/>
      <w:szCs w:val="20"/>
    </w:rPr>
  </w:style>
  <w:style w:type="paragraph" w:styleId="Heading7">
    <w:name w:val="heading 7"/>
    <w:basedOn w:val="Normal"/>
    <w:link w:val="Heading7Char"/>
    <w:qFormat/>
    <w:rsid w:val="006B4D74"/>
    <w:pPr>
      <w:numPr>
        <w:ilvl w:val="6"/>
        <w:numId w:val="1"/>
      </w:numPr>
      <w:spacing w:after="240"/>
      <w:jc w:val="both"/>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6B4D74"/>
    <w:pPr>
      <w:numPr>
        <w:ilvl w:val="7"/>
        <w:numId w:val="1"/>
      </w:numPr>
      <w:spacing w:after="240"/>
      <w:jc w:val="both"/>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6B4D74"/>
    <w:pPr>
      <w:numPr>
        <w:ilvl w:val="8"/>
        <w:numId w:val="1"/>
      </w:numPr>
      <w:spacing w:after="240"/>
      <w:jc w:val="both"/>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JAIN HEADING 1 Char"/>
    <w:basedOn w:val="DefaultParagraphFont"/>
    <w:link w:val="Heading1"/>
    <w:rsid w:val="006B4D74"/>
    <w:rPr>
      <w:rFonts w:ascii="Times New Roman" w:eastAsia="Times New Roman" w:hAnsi="Times New Roman" w:cs="Times New Roman"/>
      <w:sz w:val="20"/>
      <w:szCs w:val="20"/>
    </w:rPr>
  </w:style>
  <w:style w:type="character" w:customStyle="1" w:styleId="Heading2Char">
    <w:name w:val="Heading 2 Char"/>
    <w:aliases w:val="JAIN HEADING 2 Char,2 Char,l2 Char,2. Body Not Side-by-Side Char,h2 Char,Heading 2n Char,Chapter Number/Appendix heading 3 Char,Chapter Number/Appendix heading 31 Char,Chapter Number/Appendix heading 32 Char,H2 Char,L2 Char,H21 Char"/>
    <w:basedOn w:val="DefaultParagraphFont"/>
    <w:link w:val="Heading2"/>
    <w:rsid w:val="006B4D74"/>
    <w:rPr>
      <w:rFonts w:ascii="Times New Roman" w:eastAsia="Times New Roman" w:hAnsi="Times New Roman" w:cs="Times New Roman"/>
      <w:sz w:val="20"/>
      <w:szCs w:val="20"/>
    </w:rPr>
  </w:style>
  <w:style w:type="character" w:customStyle="1" w:styleId="Heading3Char">
    <w:name w:val="Heading 3 Char"/>
    <w:aliases w:val="h3 Char"/>
    <w:basedOn w:val="DefaultParagraphFont"/>
    <w:link w:val="Heading3"/>
    <w:rsid w:val="006B4D74"/>
    <w:rPr>
      <w:rFonts w:ascii="Times New Roman" w:eastAsia="Times New Roman" w:hAnsi="Times New Roman" w:cs="Times New Roman"/>
      <w:sz w:val="20"/>
      <w:szCs w:val="20"/>
    </w:rPr>
  </w:style>
  <w:style w:type="character" w:customStyle="1" w:styleId="Heading4Char">
    <w:name w:val="Heading 4 Char"/>
    <w:aliases w:val="h4 Char"/>
    <w:basedOn w:val="DefaultParagraphFont"/>
    <w:link w:val="Heading4"/>
    <w:rsid w:val="006B4D74"/>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6B4D74"/>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6B4D74"/>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6B4D74"/>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6B4D74"/>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6B4D74"/>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60E47"/>
    <w:rPr>
      <w:sz w:val="16"/>
      <w:szCs w:val="16"/>
    </w:rPr>
  </w:style>
  <w:style w:type="paragraph" w:styleId="CommentText">
    <w:name w:val="annotation text"/>
    <w:basedOn w:val="Normal"/>
    <w:link w:val="CommentTextChar"/>
    <w:uiPriority w:val="99"/>
    <w:semiHidden/>
    <w:unhideWhenUsed/>
    <w:rsid w:val="00660E47"/>
    <w:rPr>
      <w:sz w:val="20"/>
      <w:szCs w:val="20"/>
    </w:rPr>
  </w:style>
  <w:style w:type="character" w:customStyle="1" w:styleId="CommentTextChar">
    <w:name w:val="Comment Text Char"/>
    <w:basedOn w:val="DefaultParagraphFont"/>
    <w:link w:val="CommentText"/>
    <w:uiPriority w:val="99"/>
    <w:semiHidden/>
    <w:rsid w:val="00660E47"/>
    <w:rPr>
      <w:sz w:val="20"/>
      <w:szCs w:val="20"/>
    </w:rPr>
  </w:style>
  <w:style w:type="paragraph" w:styleId="CommentSubject">
    <w:name w:val="annotation subject"/>
    <w:basedOn w:val="CommentText"/>
    <w:next w:val="CommentText"/>
    <w:link w:val="CommentSubjectChar"/>
    <w:uiPriority w:val="99"/>
    <w:semiHidden/>
    <w:unhideWhenUsed/>
    <w:rsid w:val="00660E47"/>
    <w:rPr>
      <w:b/>
      <w:bCs/>
    </w:rPr>
  </w:style>
  <w:style w:type="character" w:customStyle="1" w:styleId="CommentSubjectChar">
    <w:name w:val="Comment Subject Char"/>
    <w:basedOn w:val="CommentTextChar"/>
    <w:link w:val="CommentSubject"/>
    <w:uiPriority w:val="99"/>
    <w:semiHidden/>
    <w:rsid w:val="00660E47"/>
    <w:rPr>
      <w:b/>
      <w:bCs/>
      <w:sz w:val="20"/>
      <w:szCs w:val="20"/>
    </w:rPr>
  </w:style>
  <w:style w:type="paragraph" w:styleId="Header">
    <w:name w:val="header"/>
    <w:basedOn w:val="Normal"/>
    <w:link w:val="HeaderChar"/>
    <w:uiPriority w:val="99"/>
    <w:unhideWhenUsed/>
    <w:rsid w:val="00C604E4"/>
    <w:pPr>
      <w:tabs>
        <w:tab w:val="center" w:pos="4680"/>
        <w:tab w:val="right" w:pos="9360"/>
      </w:tabs>
    </w:pPr>
  </w:style>
  <w:style w:type="character" w:customStyle="1" w:styleId="HeaderChar">
    <w:name w:val="Header Char"/>
    <w:basedOn w:val="DefaultParagraphFont"/>
    <w:link w:val="Header"/>
    <w:uiPriority w:val="99"/>
    <w:rsid w:val="00C604E4"/>
  </w:style>
  <w:style w:type="paragraph" w:styleId="Footer">
    <w:name w:val="footer"/>
    <w:basedOn w:val="Normal"/>
    <w:link w:val="FooterChar"/>
    <w:uiPriority w:val="99"/>
    <w:unhideWhenUsed/>
    <w:rsid w:val="00C604E4"/>
    <w:pPr>
      <w:tabs>
        <w:tab w:val="center" w:pos="4680"/>
        <w:tab w:val="right" w:pos="9360"/>
      </w:tabs>
    </w:pPr>
  </w:style>
  <w:style w:type="character" w:customStyle="1" w:styleId="FooterChar">
    <w:name w:val="Footer Char"/>
    <w:basedOn w:val="DefaultParagraphFont"/>
    <w:link w:val="Footer"/>
    <w:uiPriority w:val="99"/>
    <w:rsid w:val="00C604E4"/>
  </w:style>
  <w:style w:type="character" w:customStyle="1" w:styleId="coverpagelink">
    <w:name w:val="coverpage_link"/>
    <w:basedOn w:val="DefaultParagraphFont"/>
    <w:rsid w:val="00B45B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Revision">
    <w:name w:val="Revision"/>
    <w:hidden/>
    <w:uiPriority w:val="99"/>
    <w:semiHidden/>
    <w:rsid w:val="00F0789C"/>
  </w:style>
  <w:style w:type="character" w:styleId="Hyperlink">
    <w:name w:val="Hyperlink"/>
    <w:basedOn w:val="DefaultParagraphFont"/>
    <w:uiPriority w:val="99"/>
    <w:unhideWhenUsed/>
    <w:rsid w:val="000A21CD"/>
    <w:rPr>
      <w:color w:val="0563C1" w:themeColor="hyperlink"/>
      <w:u w:val="single"/>
    </w:rPr>
  </w:style>
  <w:style w:type="table" w:customStyle="1" w:styleId="4">
    <w:name w:val="4"/>
    <w:basedOn w:val="TableNormal"/>
    <w:rsid w:val="00804747"/>
    <w:tblPr>
      <w:tblStyleRowBandSize w:val="1"/>
      <w:tblStyleColBandSize w:val="1"/>
    </w:tblPr>
  </w:style>
  <w:style w:type="table" w:customStyle="1" w:styleId="3">
    <w:name w:val="3"/>
    <w:basedOn w:val="TableNormal"/>
    <w:rsid w:val="00804747"/>
    <w:tblPr>
      <w:tblStyleRowBandSize w:val="1"/>
      <w:tblStyleColBandSize w:val="1"/>
    </w:tblPr>
  </w:style>
  <w:style w:type="character" w:styleId="UnresolvedMention">
    <w:name w:val="Unresolved Mention"/>
    <w:basedOn w:val="DefaultParagraphFont"/>
    <w:uiPriority w:val="99"/>
    <w:semiHidden/>
    <w:unhideWhenUsed/>
    <w:rsid w:val="00360F38"/>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mmonpaper.com/standards/cloud-service-agreement/2.1" TargetMode="Externa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yperlink" Target="https://commonpaper.com/standards/cloud-service-agreement/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0" Type="http://schemas.openxmlformats.org/officeDocument/2006/relationships/comments" Target="comments.xml"/><Relationship Id="rId21" Type="http://schemas.microsoft.com/office/2011/relationships/commentsExtended" Target="commentsExtended.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cloud-service-agreement/2.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wxRf+VSQRldBm+loXiYkZhzO5w==">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48YnI+PGJyPldoZW4gSSBvcmlnaW5hbGx5IHBvbGxlZCB0aGUgY29tbWl0dGVlIG9uIGhvdyB0byBzdHJ1Y3R1cmUgcGlsb3RzIC8gdHJpYWxzLCB0aGUgYW5zd2VycyB3ZXJlIGFsbCBvdmVyIHRoZSBib2FyZCBhbmQgdGhlcmUgd2FzIG5vdCBldmVuIGEgbWFqb3JpdHkgY29uc2Vuc3VzIG9uIGhvdyB0byBkZWFsIHdpdGggdGhpcy4isAMKCnRleHQvcGxhaW4SoQNIYWggeWVzLCB0aGF0J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yLeAQoKdGV4dC9wbGFpbhLPAUB0aWZmYW55QGNvbW1vbnBhcGVyLmNvbSBhcmUgcGFpZCBwaWxvdHMgdXN1YWxseSBiYWtlZCBpbnRvIHRoZSBjb250cmFjdCBmb3IgYSBmdWxsIHN1YnNjcmlwdGlvbiwgb3IgYXJlIHRoZXkgYSBzZXBhcmF0ZSBjb250cmFjdCBhbmQgdGhlbiBhIG5ldyBjb250cmFjdCBpcyBjcmVhdGVkIG9uY2UgdGhlIHBpbG90IHBlcmlvZCBoYXMgYmVlbiBzdWNjZXNzZnVsPyobIhUxMTMxMTA5MjQwMTQ1NTc4MzQwMTUoADgAMM6dycOQMTjOncnDkDFaDGxmN2x4cDF0NHBrcHICIAB4AJoBBggAEAAYAKoBvQISugJAPGEgaHJlZj0ibWFpbHRvOnRpZmZhbnlAY29tbW9ucGFwZXIuY29tIiBkYXRhLXJhd2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IuUBCgp0ZXh0L3BsYWluEtYBWWVhaCwgaXQgd291bGQgbWFrZSBzZW5zZSB0byBtZSBmb3IgdGhlIHByZXZpZXcgdG8gbGl2ZSB1bmRlciB0aGUgYEF1dG9tYXRpYyBiaWxsaW5nYCBzZWN0aW9uIG9mIFBheW1lbnQgUHJvY2VzcyAob3IganVzdCBpbiB0aGUgYFBheW1lbnQgUHJvY2Vzc2Agc2VjdGlvbiBwZXJpb2QgaWYgd2UgYWxzbyB3YW50IHRvIHN1cHBvcnQgaW52b2ljaW5nIHRocm91Z2ggU3RyaXBlKSobIhUxMTYzNTcwNDcxNTI3NDM3MTcwNDIoADgAMISVlpqQMTiElZaakDFaDGZwMXRsY3J5NDlucXICIAB4AJoBBggAEAAYAKoB2QE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sAEAuAEASiYKCnRleHQvcGxhaW4SGCggICAgKQlBdXRvbWF0aWMgYmlsbGluZ1oMZno3MmF6MThod3FxcgIgAHgAmgEGCAAQABgAqgGpAx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sAEAuAEAGMfv6JSQMSCElZaakDEwAEIQa2l4LmtwcHZzaHFwajJ2eiKAIAoLQUFBQTBpN2s4YTQSzh8KC0FBQUEwaTdrOGE0EgtBQUFBMGk3azhhNBqQBAoJdGV4dC9odG1s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YjMzk7cmUgZmluaXNoZWQgeW91IGNhbiBkbyBhbiBvcmRlciBmb3JtIG9ubHkgd29ya2Zsb3cuPGJyPjxicj5Ob3Qgc3VyZS4gSXQgZmVlbHMgbGlrZSBhIGxvdCBvZiBVWCBoZXJlIHRvIGdldCB0aGlzIHBhcnQgcmlnaHQuPGJyPjxicj5KdXN0IGltcGxlbWVudGluZyBmcmFtZXdvcmsgdGVybXMgZm9yIHJlbmV3YWxzIHNob3VsZCBiZSBzdHJhaWdodGZvcndhcmQsIHRob3VnaC4uLiKkBAoKdGV4dC9wbGFpbhKVBEkgaGF2ZW4ndCB0b3RhbGx5IGZpZ3VyZWQgdGhpcyBvdXQsIHlldCwgYnV0IG15IGd1ZXNzIGlzIHRoYXQgd2Un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7ABALgBABiA2bj2jzEgmNXZ6pAxMABCEGtpeC41cHRwaWw0Y25wMDki/wsKC0FBQUEwS2pBdURZEs0LCgtBQUFBMEtqQXVEWRILQUFBQTBLakF1RFkarQIKCXRleHQvaHRtbB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8i9gEKCnRleHQvcGxhaW4S5wFIbW0uIEknbSB3b3JyaWVkIGFib3V0IGJ1cnlpbmcgdmFyaWFibGVzIHdpdGhpbiBmaWVsZHMgaWYgd2UgY2FuIGF2b2lkIGl0LCBzbyB0aGF0IGFsbCBWYXJpYWJsZXMgYXBwZWFyIG9uIHRoZSBsZWZ0LiBJcyBpdCBwb3NzaWJsZSB0byBoYXZlIGEgdG9nZ2xlIG9mICJpbmNsdWRlIHBpbG90IiBvciBub3QsIGFuZCB0aGVuIGlmIHRoYXQgb3BlbnMsIHlvdSBzZWUgdGhlc2UgdmFyaWFibGVzIHRvIHNldD8qGyIVMTAxOTE1OTExMTU5NTA3MTMwNjI0KAA4ADCK8umfkDE4ivLpn5AxWgxsa2FoN3U0YWl6MjlyAiAAeACaAQYIABAAGACqAfgB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InJlbmV3YWwiIG9yICJ1cHNlbGwiIG9yIHdoYXQgaGF2ZSB5b3UsIHdlIGNvdWxkIGp1c3QgcHVsbCB0aGUgcHJpb3IgZGF0YSBhbmQgcHJlLXBvcHVsYXRlIHRoaXMgd2l0aCB0aGUgY29ycmVjdMKgc2VxdWVudGlhbCBudW1iZXIgZm9yIHRoYXQgcGFydGljdWxhciBjdXN0b21lci4qGyIVMTAxOTE1OTExMTU5NTA3MTMwNjI0KAA4ADD0/ofukDE49P6H7pAxWgxyb2QxOGYxZHZqeXVyAiAAeACaAQYIABAAGACqAZ4FEpsFSSBnZXQgd2hhdCB5b3UmIzM5O3JlIHNheWluZy4gSXQgaXMgY29udm9sdXRlZC4gQW5kIGlzbiYjMzk7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yL6AQoKdGV4dC9wbGFpbhLrAUludGVyZXN0aW5nLiBKdXN0IGFzIGEgaHlwb3RoZXRpY2FsLCBkb2VzIHRoaXMgY3JlYXRlIGEgbG9vcGhvbGUgd2hlcmUgYSBjb21wYW55IGNvdWxkIGNyZWF0ZSBhIG5vdGljZSBlbWFpbCBhZGRyZXNzLCBuZXZlciBjaGVjayBpdCwgYW5kIHRoZW4gZ2V0IGF3YXkgd2l0aCBub3QgY2FuY2VsaW5nIHN1YnNjcmlwdGlvbnMgL2lnbm9yaW5nIHRoZSBzdHVmZiB0aGV5IGFyZSBnZXR0aW5nIG5vdGljZSBhYm91dD8qGyIVMTEyODg2MDU3NDM5MTY2MzI4NjIzKAA4ADCMpLyLkTE4jKS8i5ExWgw1b29yNHI5a2cwbDJyAiAAeACaAQYIABAAGACqAe4B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3ZlIGFscmVhZHkgYWRkcmVzc2VkLCBidXQgSSdtIGludGVyZXN0ZWQgdG8ga25vdyBpZiB0aGVyZSBhcmUgKG9yIGNvdWxkIGJlKSBhbnkgb3RoZXIgY2hhbmdlcyB0byBtYWtlIGl0IGEgYmV0dGVyIGZpdCBmb3IgdGhhdCB1c2UgY2FzZSobIhUxMTI4ODYwNTc0MzkxNjYzMjg2MjMoADgAMOvky5GRMTiUlNyUkTFaDGJ3ZHUwNHNteWFjdHICIAB4AJoBBggAEAAYAKoBgQMS/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d0IGV4aXN0IGluIHRoZSBjb250cmFjdC4gSSBkb24ndCB0aGluayB3ZSBuZWVkIHRvIGdldCB0byBhIGRlZmluaXRpdmUgYW5zd2VyIG9uIHRoaXMgcXVlc3Rpb24gaW4gdGhpcyBkb2MgYnR3KhsiFTExMjg4NjA1NzQzOTE2NjMyODYyMygAOAAwi7bbipExOIu224qRMVoMbXh4cTBuazM3Nno4cgIgAHgAmgEGCAAQABgAqgGEAxKBA0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SKTAwoKdGV4dC9wbGFpbhKE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ncyBwcm9iYWJseSBub3Qgc29tZXRoaW5nIHRoYXQgc2hvdWxkIGJlIGluIGJ5IGRlZmF1bHQuIEkgZG9uJ3QgaGF2ZSBzdHJvbmcgb3BpbmlvbnMgb24gdGhpcyBvbmUqGyIVMTEyODg2MDU3NDM5MTY2MzI4NjIzKAA4ADDT5/vrkDE4gf388ZAxQugPCgtBQUFBMEtqQXQtSRILQUFBQTBLakF0NzAaiAUKCXRleHQvaHRt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bABALgBAELJDAoLQUFBQXhIX25xbXMSC0FBQUEwaTdrOFhvGvwDCgl0ZXh0L2h0bWwS7gNNYXJrIGFuZCBJIHdlcmUganVzdCB0YWxraW5nwqBhYm91dCB0aGlzIHRlcm0sIGFuZCB3aGV0aGVyIGl0IHdvdWxkIG1heWJlIGJlIGVhc2llciB0byBjb2xsZWN0IHNvbWUgb2YgdGhpcyBzdHVmZiBhZnRlciBzaWduYXR1cmUuIExpa2UgdGhlIHNlbmRlciBwaWNrcyAmcXVvdDtJJiMzOTttIGdvaW5nIHRvIGludm9pY2UsJnF1b3Q7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YjMzk7bSBub3Qgc3VyZSB3aGF0IHRoYXQgd291bGQgbWVhbiBsZWdhbGx5LiLrAwoKdGV4dC9wbGFpbhLcA01hcmsgYW5kIEkgd2VyZSBqdXN0IHRhbGtpbmfCoGFib3V0IHRoaXMgdGVybSwgYW5kIHdoZXRoZXIgaXQgd291bGQgbWF5YmUgYmUgZWFzaWVyIHRvIGNvbGxlY3Qgc29tZSBvZiB0aGlzIHN0dWZmIGFmdGVyIHNpZ25hdHVyZS4gTGlrZSB0aGUgc2VuZGVyIHBpY2tzICJJJ20gZ29pbmcgdG8gaW52b2ljZSwi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6wAQC4AQBC6AsKC0FBQUEwS2pBdDdzEgtBQUFBMGp0X3IwSRraAwoJdGV4dC9odG1sEswDTWF5YmUgSSYjMzk7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Dxicj48YnI+RG9lcyB0aGlzIGZyYW1ld29yayB0ZXJtcyBzZWN0aW9uIG9ubHkgc2hvdyB1cCBpbiBjZXJ0YWluIGNpcmN1bXN0YW5jZXM/IEl0IHNlZW1zIGxpa2UgaXQmIzM5O3MgbWFraW5nIHRoZSBtb3N0IGNvbW1vbiBjYXNlIG1vcmUgY29tcGxpY2F0ZWQsIGJ1dCBtYXliZSB0aGUgZ29hbCBtb3JlIHRhaWxvcmVkIHRvIHBhcnRpY3VsYXIgc2l0dWF0aW9ucyLNAwoKdGV4dC9wbGFpbhK+A01heWJlIEkn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CgpUaGlzIHdvdWxkIGJlIHRoZSBzaW1wbGVzdCBzb2x1dGlvbiwgYnV0IHdlIGNvdWxkIGFsc28gcG90ZW50aWFsbHkgcGFpbnQgb3Vyc2VsdmVzIGludG8gYSBjb3JuZXIgaWYgd2Ugd2FudCB0byB1cGRhdGUgdGhlIGxhbmd1YWdlIHdpdGhpbiBhIGp1cmlzZGljdGlvbiBnb2luZyBmb3J3YXJkLiobIhUxMTYzNTcwNDcxNTI3NDM3MTcwNDIoADgAMKDFqJqQMTigxaiakDFaDGZxODdvNjRveXY3enICIAB4AJoBBggAEAAYAKoBzgQSyw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iLSAgoKdGV4dC9wbGFpbhLD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ijgIKCnRleHQvcGxhaW4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6wAQC4AQBKJAoKdGV4dC9wbGFpbhIWIk9wZW4gU291cmNlIFNvZnR3YXJlIloMcm9vYmtmeDZlaXk2cgIgAHgAmgEGCAAQABgAqgG6Bh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6wAQC4AQBCsQcKC0FBQUEwS2pBdURJEgtBQUFBMGk3azhjRRqbAgoJdGV4dC9odG1s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8ilAIKCnRleHQvcGxhaW4ShQJTaW5jZSB0aGlzIGlzIG5vdCBjcmVhdGluZyBhbnkgbmV3IG9ibGlnYXRpb25zIGJleW9uZCB3aGF0IGFscmVhZHkgZXhpc3RzIGluIHRoZSBvcGVuLXNvdXJjZSBsaWNlbnNlcywgSSBkb24ndCB0aGluayB3ZSBuZWVkIGFueXRoaW5nIGluIHRoZSBjb3ZlciBwYWdlIGFib3V0IGl0LiBGb3IgdGhhdCByZWFzb24sIEkgYWxzbyBsZWFuIHRvd2FyZCBub3QgaW5jbHVkaW5nIGl0IGF0IGFsbC4gV2hhdCdzIHRoZSBkb3duc2lkZSB0byBsZWF2aW5nIGl0IG91dD8qGyIVMTEyODg2MDU3NDM5MTY2MzI4NjIzKAA4ADCnq6/wkDE4p6uv8JAxWgxibjRwYmtsYjYzcXFyAiAAeACaAQYIABAAGACqAZAC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ipgIKCnRleHQvcGxhaW4SlwJUaGUgaW50ZW50IGlzbid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ocmVmPSJtYWlsdG86amFrZUBjb21tb25wYXBlci5jb20iIHRhcmdldD0iX2JsYW5rIj5qYWtlQGNvbW1vbnBhcGVyLmNvbTwvYT4gSSB0aGluayB3ZSYjMzk7dmUgdGFsa2VkIGFib3V0IHRoaXMgYmVmb3JlIC0gY3VyaW91cyBvbiB5b3VyIHRob3VnaHRzLrABALgBAEK4CgoLQUFBQTBLakF0N2sSC0FBQUEwaTdrOGNnGqADCgl0ZXh0L2h0bWw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24ikQMKCnRleHQvcGxhaW4Sg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CgpXaGV0aGVyIG9yIG5vdCB3ZSBtYWtlIHRoYXQgYmlnZ2VyIGNoYW5nZSwgSSBkbyB0aGluayB3ZSBzaG91bGQgYWRkIHRoZSAicmlnaHQgdG8gdXNlIHdpdGggYXBwcm92YWwiIG9wdGlvbiobIhUxMTI4ODYwNTc0MzkxNjYzMjg2MjMoADgAMNGepOuQMTjRnqTrkDFaDHd4YTlubTc4Y296c3ICIAB4AJoBBggAEAAYAKoBlQM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26wAQC4AQBCyBIKC0FBQUEwS2pBdDk4EgtBQUFBMGk3azhjZxqEBgoJdGV4dC9odG1s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wAQC4AQBC8xMKC0FBQUEwS2pBdUVnEgtBQUFBMGk3azhjZxq1BgoJdGV4dC9odG1sEqcGSWYgYmlnIGNvbXBhbmllcyBkbyBpdCBvbmUgd2F5LCBhbmQgc21hbGwgY29tcGFuaWVzIGRvIGl0IGEgZGlmZmVyZW50IHdheSwgdGhlbiBlaXRoZXIgY2hvaWNlIHdlIG1ha2Ugb25seSByZWZsZWN0cyBhIHN1YnNldCBvZiB0aGUgYjJiIFNhYVMgaW5kdXN0cnkuwqA8YnI+PGJyP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11</Pages>
  <Words>7062</Words>
  <Characters>40258</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Bui LeTourneau</dc:creator>
  <cp:lastModifiedBy>Tiffany Bui LeTourneau</cp:lastModifiedBy>
  <cp:revision>29</cp:revision>
  <dcterms:created xsi:type="dcterms:W3CDTF">2023-10-02T17:03:00Z</dcterms:created>
  <dcterms:modified xsi:type="dcterms:W3CDTF">2024-11-04T20:11:00Z</dcterms:modified>
</cp:coreProperties>
</file>